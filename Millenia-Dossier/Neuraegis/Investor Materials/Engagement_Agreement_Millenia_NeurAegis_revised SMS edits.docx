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84E99" w14:textId="77777777" w:rsidR="00DC57FC" w:rsidRDefault="00000000">
      <w:pPr>
        <w:pStyle w:val="Heading1"/>
        <w:spacing w:before="67" w:line="237" w:lineRule="auto"/>
        <w:ind w:left="3503" w:right="1900" w:hanging="480"/>
        <w:rPr>
          <w:u w:val="none"/>
        </w:rPr>
      </w:pPr>
      <w:bookmarkStart w:id="0" w:name="MARKETING_AND_CONSULTING_SERVICES_AGREEM"/>
      <w:bookmarkEnd w:id="0"/>
      <w:r>
        <w:rPr>
          <w:spacing w:val="-4"/>
          <w:u w:val="none"/>
        </w:rPr>
        <w:t>MARKETING</w:t>
      </w:r>
      <w:r>
        <w:rPr>
          <w:spacing w:val="-11"/>
          <w:u w:val="none"/>
        </w:rPr>
        <w:t xml:space="preserve"> </w:t>
      </w:r>
      <w:r>
        <w:rPr>
          <w:spacing w:val="-4"/>
          <w:u w:val="none"/>
        </w:rPr>
        <w:t>AND</w:t>
      </w:r>
      <w:r>
        <w:rPr>
          <w:spacing w:val="-12"/>
          <w:u w:val="none"/>
        </w:rPr>
        <w:t xml:space="preserve"> </w:t>
      </w:r>
      <w:r>
        <w:rPr>
          <w:spacing w:val="-4"/>
          <w:u w:val="none"/>
        </w:rPr>
        <w:t xml:space="preserve">CONSULTING </w:t>
      </w:r>
      <w:r>
        <w:rPr>
          <w:u w:val="none"/>
        </w:rPr>
        <w:t>SERVICES AGREEMENT</w:t>
      </w:r>
    </w:p>
    <w:p w14:paraId="27AC18ED" w14:textId="77777777" w:rsidR="00DC57FC" w:rsidRDefault="00DC57FC">
      <w:pPr>
        <w:pStyle w:val="BodyText"/>
        <w:spacing w:before="7"/>
        <w:rPr>
          <w:b/>
          <w:sz w:val="23"/>
        </w:rPr>
      </w:pPr>
    </w:p>
    <w:p w14:paraId="104511AB" w14:textId="77777777" w:rsidR="00DC57FC" w:rsidRDefault="00000000">
      <w:pPr>
        <w:pStyle w:val="BodyText"/>
        <w:spacing w:line="275" w:lineRule="exact"/>
        <w:ind w:left="240"/>
        <w:jc w:val="both"/>
      </w:pPr>
      <w:r>
        <w:t>This</w:t>
      </w:r>
      <w:r>
        <w:rPr>
          <w:spacing w:val="63"/>
          <w:w w:val="150"/>
        </w:rPr>
        <w:t xml:space="preserve"> </w:t>
      </w:r>
      <w:r>
        <w:t>Marketing</w:t>
      </w:r>
      <w:r>
        <w:rPr>
          <w:spacing w:val="60"/>
          <w:w w:val="150"/>
        </w:rPr>
        <w:t xml:space="preserve"> </w:t>
      </w:r>
      <w:r>
        <w:t>and</w:t>
      </w:r>
      <w:r>
        <w:rPr>
          <w:spacing w:val="55"/>
          <w:w w:val="150"/>
        </w:rPr>
        <w:t xml:space="preserve"> </w:t>
      </w:r>
      <w:r>
        <w:t>Consulting</w:t>
      </w:r>
      <w:r>
        <w:rPr>
          <w:spacing w:val="60"/>
          <w:w w:val="150"/>
        </w:rPr>
        <w:t xml:space="preserve"> </w:t>
      </w:r>
      <w:r>
        <w:t>Services</w:t>
      </w:r>
      <w:r>
        <w:rPr>
          <w:spacing w:val="64"/>
          <w:w w:val="150"/>
        </w:rPr>
        <w:t xml:space="preserve"> </w:t>
      </w:r>
      <w:r>
        <w:t>Agreement</w:t>
      </w:r>
      <w:r>
        <w:rPr>
          <w:spacing w:val="65"/>
          <w:w w:val="150"/>
        </w:rPr>
        <w:t xml:space="preserve"> </w:t>
      </w:r>
      <w:r>
        <w:t>(this</w:t>
      </w:r>
      <w:r>
        <w:rPr>
          <w:spacing w:val="58"/>
          <w:w w:val="150"/>
        </w:rPr>
        <w:t xml:space="preserve"> </w:t>
      </w:r>
      <w:r>
        <w:t>"</w:t>
      </w:r>
      <w:r>
        <w:rPr>
          <w:u w:val="single"/>
        </w:rPr>
        <w:t>Agreement</w:t>
      </w:r>
      <w:r>
        <w:t>")</w:t>
      </w:r>
      <w:r>
        <w:rPr>
          <w:spacing w:val="71"/>
          <w:w w:val="150"/>
        </w:rPr>
        <w:t xml:space="preserve"> </w:t>
      </w:r>
      <w:r>
        <w:t>is</w:t>
      </w:r>
      <w:r>
        <w:rPr>
          <w:spacing w:val="58"/>
          <w:w w:val="150"/>
        </w:rPr>
        <w:t xml:space="preserve"> </w:t>
      </w:r>
      <w:r>
        <w:t>made</w:t>
      </w:r>
      <w:r>
        <w:rPr>
          <w:spacing w:val="64"/>
          <w:w w:val="150"/>
        </w:rPr>
        <w:t xml:space="preserve"> </w:t>
      </w:r>
      <w:r>
        <w:t>as</w:t>
      </w:r>
      <w:r>
        <w:rPr>
          <w:spacing w:val="59"/>
          <w:w w:val="150"/>
        </w:rPr>
        <w:t xml:space="preserve"> </w:t>
      </w:r>
      <w:r>
        <w:rPr>
          <w:spacing w:val="-5"/>
        </w:rPr>
        <w:t>of</w:t>
      </w:r>
    </w:p>
    <w:p w14:paraId="44C3913B" w14:textId="77777777" w:rsidR="00DC57FC" w:rsidRDefault="00000000">
      <w:pPr>
        <w:pStyle w:val="BodyText"/>
        <w:tabs>
          <w:tab w:val="left" w:pos="2212"/>
        </w:tabs>
        <w:ind w:left="240" w:right="99"/>
        <w:jc w:val="both"/>
      </w:pPr>
      <w:r>
        <w:rPr>
          <w:u w:val="single"/>
        </w:rPr>
        <w:tab/>
      </w:r>
      <w:r>
        <w:t>(the “</w:t>
      </w:r>
      <w:r>
        <w:rPr>
          <w:u w:val="single"/>
        </w:rPr>
        <w:t>Effective Date</w:t>
      </w:r>
      <w:r>
        <w:t xml:space="preserve">”), by and between </w:t>
      </w:r>
      <w:del w:id="1" w:author="Stella Sung" w:date="2022-11-16T17:31:00Z">
        <w:r w:rsidDel="00B205E3">
          <w:delText>The</w:delText>
        </w:r>
      </w:del>
      <w:proofErr w:type="spellStart"/>
      <w:r>
        <w:t>NeurAegis</w:t>
      </w:r>
      <w:proofErr w:type="spellEnd"/>
      <w:r>
        <w:t>, Inc</w:t>
      </w:r>
      <w:r>
        <w:rPr>
          <w:u w:val="single"/>
        </w:rPr>
        <w:t>., California</w:t>
      </w:r>
      <w:r>
        <w:t xml:space="preserve"> Corporation</w:t>
      </w:r>
      <w:r>
        <w:rPr>
          <w:spacing w:val="-9"/>
        </w:rPr>
        <w:t xml:space="preserve"> </w:t>
      </w:r>
      <w:r>
        <w:t>("</w:t>
      </w:r>
      <w:r>
        <w:rPr>
          <w:u w:val="single"/>
        </w:rPr>
        <w:t>Company</w:t>
      </w:r>
      <w:r>
        <w:t>"),</w:t>
      </w:r>
      <w:r>
        <w:rPr>
          <w:spacing w:val="-6"/>
        </w:rPr>
        <w:t xml:space="preserve"> </w:t>
      </w:r>
      <w:r>
        <w:t>and</w:t>
      </w:r>
      <w:r>
        <w:rPr>
          <w:spacing w:val="-4"/>
        </w:rPr>
        <w:t xml:space="preserve"> </w:t>
      </w:r>
      <w:r>
        <w:t>Millenia,</w:t>
      </w:r>
      <w:r>
        <w:rPr>
          <w:spacing w:val="-2"/>
        </w:rPr>
        <w:t xml:space="preserve"> </w:t>
      </w:r>
      <w:r>
        <w:t>LLC,</w:t>
      </w:r>
      <w:r>
        <w:rPr>
          <w:spacing w:val="-2"/>
        </w:rPr>
        <w:t xml:space="preserve"> </w:t>
      </w:r>
      <w:r>
        <w:t>a</w:t>
      </w:r>
      <w:r>
        <w:rPr>
          <w:spacing w:val="-10"/>
        </w:rPr>
        <w:t xml:space="preserve"> </w:t>
      </w:r>
      <w:r>
        <w:t>California</w:t>
      </w:r>
      <w:r>
        <w:rPr>
          <w:spacing w:val="-10"/>
        </w:rPr>
        <w:t xml:space="preserve"> </w:t>
      </w:r>
      <w:r>
        <w:t>limited</w:t>
      </w:r>
      <w:r>
        <w:rPr>
          <w:spacing w:val="-9"/>
        </w:rPr>
        <w:t xml:space="preserve"> </w:t>
      </w:r>
      <w:r>
        <w:t>liability</w:t>
      </w:r>
      <w:r>
        <w:rPr>
          <w:spacing w:val="-9"/>
        </w:rPr>
        <w:t xml:space="preserve"> </w:t>
      </w:r>
      <w:r>
        <w:t>company</w:t>
      </w:r>
      <w:r>
        <w:rPr>
          <w:spacing w:val="-9"/>
        </w:rPr>
        <w:t xml:space="preserve"> </w:t>
      </w:r>
      <w:r>
        <w:t>("</w:t>
      </w:r>
      <w:r>
        <w:rPr>
          <w:u w:val="single"/>
        </w:rPr>
        <w:t>Millenia</w:t>
      </w:r>
      <w:r>
        <w:t>”). Millenia and Company (the “Parties”) agree as follows:</w:t>
      </w:r>
    </w:p>
    <w:p w14:paraId="1DA7628C" w14:textId="77777777" w:rsidR="00DC57FC" w:rsidRDefault="00DC57FC">
      <w:pPr>
        <w:pStyle w:val="BodyText"/>
        <w:spacing w:before="4"/>
      </w:pPr>
    </w:p>
    <w:p w14:paraId="397C4DBB" w14:textId="77777777" w:rsidR="00DC57FC" w:rsidRDefault="00000000">
      <w:pPr>
        <w:pStyle w:val="ListParagraph"/>
        <w:numPr>
          <w:ilvl w:val="0"/>
          <w:numId w:val="4"/>
        </w:numPr>
        <w:tabs>
          <w:tab w:val="left" w:pos="959"/>
          <w:tab w:val="left" w:pos="960"/>
          <w:tab w:val="left" w:pos="3849"/>
        </w:tabs>
        <w:spacing w:line="242" w:lineRule="auto"/>
        <w:ind w:right="317"/>
        <w:rPr>
          <w:sz w:val="24"/>
        </w:rPr>
      </w:pPr>
      <w:r>
        <w:rPr>
          <w:b/>
          <w:sz w:val="24"/>
          <w:u w:val="single"/>
        </w:rPr>
        <w:t>Engagement</w:t>
      </w:r>
      <w:r>
        <w:rPr>
          <w:b/>
          <w:spacing w:val="40"/>
          <w:sz w:val="24"/>
          <w:u w:val="single"/>
        </w:rPr>
        <w:t xml:space="preserve"> </w:t>
      </w:r>
      <w:r>
        <w:rPr>
          <w:b/>
          <w:sz w:val="24"/>
          <w:u w:val="single"/>
        </w:rPr>
        <w:t>of</w:t>
      </w:r>
      <w:r>
        <w:rPr>
          <w:b/>
          <w:spacing w:val="40"/>
          <w:sz w:val="24"/>
          <w:u w:val="single"/>
        </w:rPr>
        <w:t xml:space="preserve"> </w:t>
      </w:r>
      <w:r>
        <w:rPr>
          <w:b/>
          <w:sz w:val="24"/>
          <w:u w:val="single"/>
        </w:rPr>
        <w:t>Millenia</w:t>
      </w:r>
      <w:r>
        <w:rPr>
          <w:sz w:val="24"/>
        </w:rPr>
        <w:t>:</w:t>
      </w:r>
      <w:r>
        <w:rPr>
          <w:sz w:val="24"/>
        </w:rPr>
        <w:tab/>
        <w:t>Company</w:t>
      </w:r>
      <w:r>
        <w:rPr>
          <w:spacing w:val="32"/>
          <w:sz w:val="24"/>
        </w:rPr>
        <w:t xml:space="preserve"> </w:t>
      </w:r>
      <w:r>
        <w:rPr>
          <w:sz w:val="24"/>
        </w:rPr>
        <w:t>hereby</w:t>
      </w:r>
      <w:r>
        <w:rPr>
          <w:spacing w:val="27"/>
          <w:sz w:val="24"/>
        </w:rPr>
        <w:t xml:space="preserve"> </w:t>
      </w:r>
      <w:r>
        <w:rPr>
          <w:sz w:val="24"/>
        </w:rPr>
        <w:t>engages</w:t>
      </w:r>
      <w:r>
        <w:rPr>
          <w:spacing w:val="26"/>
          <w:sz w:val="24"/>
        </w:rPr>
        <w:t xml:space="preserve"> </w:t>
      </w:r>
      <w:r>
        <w:rPr>
          <w:sz w:val="24"/>
        </w:rPr>
        <w:t>Millenia,</w:t>
      </w:r>
      <w:r>
        <w:rPr>
          <w:spacing w:val="30"/>
          <w:sz w:val="24"/>
        </w:rPr>
        <w:t xml:space="preserve"> </w:t>
      </w:r>
      <w:r>
        <w:rPr>
          <w:sz w:val="24"/>
        </w:rPr>
        <w:t>and</w:t>
      </w:r>
      <w:r>
        <w:rPr>
          <w:spacing w:val="27"/>
          <w:sz w:val="24"/>
        </w:rPr>
        <w:t xml:space="preserve"> </w:t>
      </w:r>
      <w:r>
        <w:rPr>
          <w:sz w:val="24"/>
        </w:rPr>
        <w:t>Millenia hereby accepts such engagement, to act as marketing consultant.</w:t>
      </w:r>
    </w:p>
    <w:p w14:paraId="70BED39A" w14:textId="77777777" w:rsidR="00DC57FC" w:rsidRDefault="00DC57FC">
      <w:pPr>
        <w:pStyle w:val="BodyText"/>
        <w:spacing w:before="3"/>
        <w:rPr>
          <w:sz w:val="23"/>
        </w:rPr>
      </w:pPr>
    </w:p>
    <w:p w14:paraId="63C89E86" w14:textId="77777777" w:rsidR="00DC57FC" w:rsidRDefault="00000000">
      <w:pPr>
        <w:pStyle w:val="BodyText"/>
        <w:spacing w:before="1"/>
        <w:ind w:left="960" w:right="160"/>
        <w:jc w:val="both"/>
      </w:pPr>
      <w:r>
        <w:t>Company acknowledges and agrees that Millenia's obligations hereunder are on a best- efforts basis only and that the execution of this Agreement does not constitute a commitment by Millenia with respect to securing any Financing on behalf of Company. Millenia will act solely as a marketing consultant with respect to capital sources in a Financing (“Investors”).</w:t>
      </w:r>
      <w:r>
        <w:rPr>
          <w:spacing w:val="40"/>
        </w:rPr>
        <w:t xml:space="preserve"> </w:t>
      </w:r>
      <w:r>
        <w:t>Millenia will not act as an underwriter in any Financing.</w:t>
      </w:r>
    </w:p>
    <w:p w14:paraId="227663F5" w14:textId="77777777" w:rsidR="00DC57FC" w:rsidRDefault="00DC57FC">
      <w:pPr>
        <w:pStyle w:val="BodyText"/>
        <w:spacing w:before="6"/>
        <w:rPr>
          <w:sz w:val="23"/>
        </w:rPr>
      </w:pPr>
    </w:p>
    <w:p w14:paraId="32E56959" w14:textId="77777777" w:rsidR="00DC57FC" w:rsidRDefault="00000000">
      <w:pPr>
        <w:pStyle w:val="BodyText"/>
        <w:spacing w:before="1"/>
        <w:ind w:left="921" w:right="165"/>
        <w:jc w:val="both"/>
      </w:pPr>
      <w:r>
        <w:t>Millenia’s failure to identify any prospects for Company shall not constitute a breach of this</w:t>
      </w:r>
      <w:r>
        <w:rPr>
          <w:spacing w:val="-5"/>
        </w:rPr>
        <w:t xml:space="preserve"> </w:t>
      </w:r>
      <w:r>
        <w:t>Agreement</w:t>
      </w:r>
      <w:r>
        <w:rPr>
          <w:spacing w:val="-3"/>
        </w:rPr>
        <w:t xml:space="preserve"> </w:t>
      </w:r>
      <w:r>
        <w:t>and</w:t>
      </w:r>
      <w:r>
        <w:rPr>
          <w:spacing w:val="-3"/>
        </w:rPr>
        <w:t xml:space="preserve"> </w:t>
      </w:r>
      <w:r>
        <w:t>Company</w:t>
      </w:r>
      <w:r>
        <w:rPr>
          <w:spacing w:val="-3"/>
        </w:rPr>
        <w:t xml:space="preserve"> </w:t>
      </w:r>
      <w:r>
        <w:t>acknowledges</w:t>
      </w:r>
      <w:r>
        <w:rPr>
          <w:spacing w:val="-5"/>
        </w:rPr>
        <w:t xml:space="preserve"> </w:t>
      </w:r>
      <w:r>
        <w:t>that Millenia</w:t>
      </w:r>
      <w:r>
        <w:rPr>
          <w:spacing w:val="-4"/>
        </w:rPr>
        <w:t xml:space="preserve"> </w:t>
      </w:r>
      <w:r>
        <w:t>cannot</w:t>
      </w:r>
      <w:r>
        <w:rPr>
          <w:spacing w:val="-3"/>
        </w:rPr>
        <w:t xml:space="preserve"> </w:t>
      </w:r>
      <w:r>
        <w:t>guarantee</w:t>
      </w:r>
      <w:r>
        <w:rPr>
          <w:spacing w:val="-4"/>
        </w:rPr>
        <w:t xml:space="preserve"> </w:t>
      </w:r>
      <w:r>
        <w:t>the</w:t>
      </w:r>
      <w:r>
        <w:rPr>
          <w:spacing w:val="-4"/>
        </w:rPr>
        <w:t xml:space="preserve"> </w:t>
      </w:r>
      <w:r>
        <w:t>successful consummation of any Financing.</w:t>
      </w:r>
    </w:p>
    <w:p w14:paraId="26074FC7" w14:textId="77777777" w:rsidR="00DC57FC" w:rsidRDefault="00DC57FC">
      <w:pPr>
        <w:pStyle w:val="BodyText"/>
        <w:spacing w:before="11"/>
        <w:rPr>
          <w:sz w:val="23"/>
        </w:rPr>
      </w:pPr>
    </w:p>
    <w:p w14:paraId="018C53F9" w14:textId="77777777" w:rsidR="00DC57FC" w:rsidRDefault="00000000">
      <w:pPr>
        <w:pStyle w:val="BodyText"/>
        <w:ind w:left="921" w:right="156"/>
        <w:jc w:val="both"/>
      </w:pPr>
      <w:r>
        <w:t>“Financing”</w:t>
      </w:r>
      <w:r>
        <w:rPr>
          <w:spacing w:val="-7"/>
        </w:rPr>
        <w:t xml:space="preserve"> </w:t>
      </w:r>
      <w:r>
        <w:t>means</w:t>
      </w:r>
      <w:r>
        <w:rPr>
          <w:spacing w:val="-4"/>
        </w:rPr>
        <w:t xml:space="preserve"> </w:t>
      </w:r>
      <w:r>
        <w:t>the</w:t>
      </w:r>
      <w:r>
        <w:rPr>
          <w:spacing w:val="-3"/>
        </w:rPr>
        <w:t xml:space="preserve"> </w:t>
      </w:r>
      <w:r>
        <w:t>alienation</w:t>
      </w:r>
      <w:r>
        <w:rPr>
          <w:spacing w:val="-11"/>
        </w:rPr>
        <w:t xml:space="preserve"> </w:t>
      </w:r>
      <w:r>
        <w:t>to</w:t>
      </w:r>
      <w:r>
        <w:rPr>
          <w:spacing w:val="-6"/>
        </w:rPr>
        <w:t xml:space="preserve"> </w:t>
      </w:r>
      <w:r>
        <w:t>any</w:t>
      </w:r>
      <w:r>
        <w:rPr>
          <w:spacing w:val="-6"/>
        </w:rPr>
        <w:t xml:space="preserve"> </w:t>
      </w:r>
      <w:r>
        <w:t>party by</w:t>
      </w:r>
      <w:r>
        <w:rPr>
          <w:spacing w:val="-6"/>
        </w:rPr>
        <w:t xml:space="preserve"> </w:t>
      </w:r>
      <w:r>
        <w:t>one</w:t>
      </w:r>
      <w:r>
        <w:rPr>
          <w:spacing w:val="-3"/>
        </w:rPr>
        <w:t xml:space="preserve"> </w:t>
      </w:r>
      <w:r>
        <w:t>or</w:t>
      </w:r>
      <w:r>
        <w:rPr>
          <w:spacing w:val="-4"/>
        </w:rPr>
        <w:t xml:space="preserve"> </w:t>
      </w:r>
      <w:r>
        <w:t>more</w:t>
      </w:r>
      <w:r>
        <w:rPr>
          <w:spacing w:val="-3"/>
        </w:rPr>
        <w:t xml:space="preserve"> </w:t>
      </w:r>
      <w:r>
        <w:t>of</w:t>
      </w:r>
      <w:r>
        <w:rPr>
          <w:spacing w:val="-4"/>
        </w:rPr>
        <w:t xml:space="preserve"> </w:t>
      </w:r>
      <w:r>
        <w:t>Company’s</w:t>
      </w:r>
      <w:r>
        <w:rPr>
          <w:spacing w:val="-4"/>
        </w:rPr>
        <w:t xml:space="preserve"> </w:t>
      </w:r>
      <w:r>
        <w:t>signatories</w:t>
      </w:r>
      <w:r>
        <w:rPr>
          <w:spacing w:val="-4"/>
        </w:rPr>
        <w:t xml:space="preserve"> </w:t>
      </w:r>
      <w:r>
        <w:t>or other</w:t>
      </w:r>
      <w:r>
        <w:rPr>
          <w:spacing w:val="-15"/>
        </w:rPr>
        <w:t xml:space="preserve"> </w:t>
      </w:r>
      <w:r>
        <w:t>owners</w:t>
      </w:r>
      <w:r>
        <w:rPr>
          <w:spacing w:val="-15"/>
        </w:rPr>
        <w:t xml:space="preserve"> </w:t>
      </w:r>
      <w:r>
        <w:t>of</w:t>
      </w:r>
      <w:r>
        <w:rPr>
          <w:spacing w:val="-15"/>
        </w:rPr>
        <w:t xml:space="preserve"> </w:t>
      </w:r>
      <w:r>
        <w:t>Company</w:t>
      </w:r>
      <w:r>
        <w:rPr>
          <w:spacing w:val="-15"/>
        </w:rPr>
        <w:t xml:space="preserve"> </w:t>
      </w:r>
      <w:r>
        <w:t>of</w:t>
      </w:r>
      <w:r>
        <w:rPr>
          <w:spacing w:val="-15"/>
        </w:rPr>
        <w:t xml:space="preserve"> </w:t>
      </w:r>
      <w:r>
        <w:t>title</w:t>
      </w:r>
      <w:r>
        <w:rPr>
          <w:spacing w:val="-15"/>
        </w:rPr>
        <w:t xml:space="preserve"> </w:t>
      </w:r>
      <w:r>
        <w:t>to</w:t>
      </w:r>
      <w:r>
        <w:rPr>
          <w:spacing w:val="-15"/>
        </w:rPr>
        <w:t xml:space="preserve"> </w:t>
      </w:r>
      <w:r>
        <w:t>or</w:t>
      </w:r>
      <w:r>
        <w:rPr>
          <w:spacing w:val="-15"/>
        </w:rPr>
        <w:t xml:space="preserve"> </w:t>
      </w:r>
      <w:r>
        <w:t>beneficial</w:t>
      </w:r>
      <w:r>
        <w:rPr>
          <w:spacing w:val="-15"/>
        </w:rPr>
        <w:t xml:space="preserve"> </w:t>
      </w:r>
      <w:r>
        <w:t>interest</w:t>
      </w:r>
      <w:r>
        <w:rPr>
          <w:spacing w:val="-15"/>
        </w:rPr>
        <w:t xml:space="preserve"> </w:t>
      </w:r>
      <w:r>
        <w:t>(whether</w:t>
      </w:r>
      <w:r>
        <w:rPr>
          <w:spacing w:val="-15"/>
        </w:rPr>
        <w:t xml:space="preserve"> </w:t>
      </w:r>
      <w:r>
        <w:t>held</w:t>
      </w:r>
      <w:r>
        <w:rPr>
          <w:spacing w:val="-15"/>
        </w:rPr>
        <w:t xml:space="preserve"> </w:t>
      </w:r>
      <w:r>
        <w:t>directly</w:t>
      </w:r>
      <w:r>
        <w:rPr>
          <w:spacing w:val="-15"/>
        </w:rPr>
        <w:t xml:space="preserve"> </w:t>
      </w:r>
      <w:r>
        <w:t>or</w:t>
      </w:r>
      <w:r>
        <w:rPr>
          <w:spacing w:val="-15"/>
        </w:rPr>
        <w:t xml:space="preserve"> </w:t>
      </w:r>
      <w:r>
        <w:t>indirectly by</w:t>
      </w:r>
      <w:r>
        <w:rPr>
          <w:spacing w:val="-3"/>
        </w:rPr>
        <w:t xml:space="preserve"> </w:t>
      </w:r>
      <w:r>
        <w:t>such</w:t>
      </w:r>
      <w:r>
        <w:rPr>
          <w:spacing w:val="-3"/>
        </w:rPr>
        <w:t xml:space="preserve"> </w:t>
      </w:r>
      <w:r>
        <w:t>Company’s</w:t>
      </w:r>
      <w:r>
        <w:rPr>
          <w:spacing w:val="-9"/>
        </w:rPr>
        <w:t xml:space="preserve"> </w:t>
      </w:r>
      <w:r>
        <w:t>signatory[</w:t>
      </w:r>
      <w:proofErr w:type="spellStart"/>
      <w:r>
        <w:t>ies</w:t>
      </w:r>
      <w:proofErr w:type="spellEnd"/>
      <w:r>
        <w:t>])</w:t>
      </w:r>
      <w:r>
        <w:rPr>
          <w:spacing w:val="-1"/>
        </w:rPr>
        <w:t xml:space="preserve"> </w:t>
      </w:r>
      <w:r>
        <w:t>in</w:t>
      </w:r>
      <w:r>
        <w:rPr>
          <w:spacing w:val="-7"/>
        </w:rPr>
        <w:t xml:space="preserve"> </w:t>
      </w:r>
      <w:r>
        <w:t>any</w:t>
      </w:r>
      <w:r>
        <w:rPr>
          <w:spacing w:val="-12"/>
        </w:rPr>
        <w:t xml:space="preserve"> </w:t>
      </w:r>
      <w:r>
        <w:t>shares, any</w:t>
      </w:r>
      <w:r>
        <w:rPr>
          <w:spacing w:val="-3"/>
        </w:rPr>
        <w:t xml:space="preserve"> </w:t>
      </w:r>
      <w:r>
        <w:t>membership</w:t>
      </w:r>
      <w:r>
        <w:rPr>
          <w:spacing w:val="-7"/>
        </w:rPr>
        <w:t xml:space="preserve"> </w:t>
      </w:r>
      <w:r>
        <w:t>or</w:t>
      </w:r>
      <w:r>
        <w:rPr>
          <w:spacing w:val="-5"/>
        </w:rPr>
        <w:t xml:space="preserve"> </w:t>
      </w:r>
      <w:r>
        <w:t>partnership</w:t>
      </w:r>
      <w:r>
        <w:rPr>
          <w:spacing w:val="-7"/>
        </w:rPr>
        <w:t xml:space="preserve"> </w:t>
      </w:r>
      <w:r>
        <w:t>interests, the</w:t>
      </w:r>
      <w:r>
        <w:rPr>
          <w:spacing w:val="-15"/>
        </w:rPr>
        <w:t xml:space="preserve"> </w:t>
      </w:r>
      <w:r>
        <w:t>goodwill,</w:t>
      </w:r>
      <w:r>
        <w:rPr>
          <w:spacing w:val="-15"/>
        </w:rPr>
        <w:t xml:space="preserve"> </w:t>
      </w:r>
      <w:r>
        <w:t>or</w:t>
      </w:r>
      <w:r>
        <w:rPr>
          <w:spacing w:val="-14"/>
        </w:rPr>
        <w:t xml:space="preserve"> </w:t>
      </w:r>
      <w:r>
        <w:t>substantially</w:t>
      </w:r>
      <w:r>
        <w:rPr>
          <w:spacing w:val="-12"/>
        </w:rPr>
        <w:t xml:space="preserve"> </w:t>
      </w:r>
      <w:r>
        <w:t>all</w:t>
      </w:r>
      <w:r>
        <w:rPr>
          <w:spacing w:val="-11"/>
        </w:rPr>
        <w:t xml:space="preserve"> </w:t>
      </w:r>
      <w:r>
        <w:t>of</w:t>
      </w:r>
      <w:r>
        <w:rPr>
          <w:spacing w:val="-15"/>
        </w:rPr>
        <w:t xml:space="preserve"> </w:t>
      </w:r>
      <w:r>
        <w:t>the</w:t>
      </w:r>
      <w:r>
        <w:rPr>
          <w:spacing w:val="-13"/>
        </w:rPr>
        <w:t xml:space="preserve"> </w:t>
      </w:r>
      <w:r>
        <w:t>assets</w:t>
      </w:r>
      <w:r>
        <w:rPr>
          <w:spacing w:val="-14"/>
        </w:rPr>
        <w:t xml:space="preserve"> </w:t>
      </w:r>
      <w:r>
        <w:t>of</w:t>
      </w:r>
      <w:r>
        <w:rPr>
          <w:spacing w:val="-15"/>
        </w:rPr>
        <w:t xml:space="preserve"> </w:t>
      </w:r>
      <w:r>
        <w:t>Company</w:t>
      </w:r>
      <w:r>
        <w:rPr>
          <w:spacing w:val="-12"/>
        </w:rPr>
        <w:t xml:space="preserve"> </w:t>
      </w:r>
      <w:r>
        <w:t>or</w:t>
      </w:r>
      <w:r>
        <w:rPr>
          <w:spacing w:val="-15"/>
        </w:rPr>
        <w:t xml:space="preserve"> </w:t>
      </w:r>
      <w:r>
        <w:t>any</w:t>
      </w:r>
      <w:r>
        <w:rPr>
          <w:spacing w:val="-15"/>
        </w:rPr>
        <w:t xml:space="preserve"> </w:t>
      </w:r>
      <w:r>
        <w:t>division</w:t>
      </w:r>
      <w:r>
        <w:rPr>
          <w:spacing w:val="-15"/>
        </w:rPr>
        <w:t xml:space="preserve"> </w:t>
      </w:r>
      <w:r>
        <w:t>thereof</w:t>
      </w:r>
      <w:r>
        <w:rPr>
          <w:spacing w:val="-15"/>
        </w:rPr>
        <w:t xml:space="preserve"> </w:t>
      </w:r>
      <w:r>
        <w:t>including, without</w:t>
      </w:r>
      <w:r>
        <w:rPr>
          <w:spacing w:val="-17"/>
        </w:rPr>
        <w:t xml:space="preserve"> </w:t>
      </w:r>
      <w:r>
        <w:t>limitation:</w:t>
      </w:r>
      <w:r>
        <w:rPr>
          <w:spacing w:val="11"/>
        </w:rPr>
        <w:t xml:space="preserve"> </w:t>
      </w:r>
      <w:r>
        <w:t>(</w:t>
      </w:r>
      <w:proofErr w:type="spellStart"/>
      <w:r>
        <w:t>i</w:t>
      </w:r>
      <w:proofErr w:type="spellEnd"/>
      <w:r>
        <w:t>)</w:t>
      </w:r>
      <w:r>
        <w:rPr>
          <w:spacing w:val="-16"/>
        </w:rPr>
        <w:t xml:space="preserve"> </w:t>
      </w:r>
      <w:r>
        <w:t>a</w:t>
      </w:r>
      <w:r>
        <w:rPr>
          <w:spacing w:val="-18"/>
        </w:rPr>
        <w:t xml:space="preserve"> </w:t>
      </w:r>
      <w:r>
        <w:t>sale,</w:t>
      </w:r>
      <w:r>
        <w:rPr>
          <w:spacing w:val="-12"/>
        </w:rPr>
        <w:t xml:space="preserve"> </w:t>
      </w:r>
      <w:r>
        <w:t>transfer,</w:t>
      </w:r>
      <w:r>
        <w:rPr>
          <w:spacing w:val="-3"/>
        </w:rPr>
        <w:t xml:space="preserve"> </w:t>
      </w:r>
      <w:r>
        <w:t>merger,</w:t>
      </w:r>
      <w:r>
        <w:rPr>
          <w:spacing w:val="-7"/>
        </w:rPr>
        <w:t xml:space="preserve"> </w:t>
      </w:r>
      <w:r>
        <w:t>or</w:t>
      </w:r>
      <w:r>
        <w:rPr>
          <w:spacing w:val="-3"/>
        </w:rPr>
        <w:t xml:space="preserve"> </w:t>
      </w:r>
      <w:r>
        <w:t>disposal,</w:t>
      </w:r>
      <w:r>
        <w:rPr>
          <w:spacing w:val="-2"/>
        </w:rPr>
        <w:t xml:space="preserve"> </w:t>
      </w:r>
      <w:r>
        <w:t>in</w:t>
      </w:r>
      <w:r>
        <w:rPr>
          <w:spacing w:val="-5"/>
        </w:rPr>
        <w:t xml:space="preserve"> </w:t>
      </w:r>
      <w:r>
        <w:t>whole</w:t>
      </w:r>
      <w:r>
        <w:rPr>
          <w:spacing w:val="-11"/>
        </w:rPr>
        <w:t xml:space="preserve"> </w:t>
      </w:r>
      <w:r>
        <w:t>or</w:t>
      </w:r>
      <w:r>
        <w:rPr>
          <w:spacing w:val="-13"/>
        </w:rPr>
        <w:t xml:space="preserve"> </w:t>
      </w:r>
      <w:r>
        <w:t>in</w:t>
      </w:r>
      <w:r>
        <w:rPr>
          <w:spacing w:val="-5"/>
        </w:rPr>
        <w:t xml:space="preserve"> </w:t>
      </w:r>
      <w:r>
        <w:t>part,</w:t>
      </w:r>
      <w:r>
        <w:rPr>
          <w:spacing w:val="-2"/>
        </w:rPr>
        <w:t xml:space="preserve"> </w:t>
      </w:r>
      <w:r>
        <w:t>of</w:t>
      </w:r>
      <w:r>
        <w:rPr>
          <w:spacing w:val="-3"/>
        </w:rPr>
        <w:t xml:space="preserve"> </w:t>
      </w:r>
      <w:r>
        <w:t>Company,</w:t>
      </w:r>
    </w:p>
    <w:p w14:paraId="7F7E204A" w14:textId="77777777" w:rsidR="00DC57FC" w:rsidRDefault="00000000">
      <w:pPr>
        <w:pStyle w:val="ListParagraph"/>
        <w:numPr>
          <w:ilvl w:val="1"/>
          <w:numId w:val="4"/>
        </w:numPr>
        <w:tabs>
          <w:tab w:val="left" w:pos="1277"/>
        </w:tabs>
        <w:spacing w:before="3"/>
        <w:ind w:right="0"/>
        <w:jc w:val="both"/>
        <w:rPr>
          <w:sz w:val="24"/>
        </w:rPr>
      </w:pPr>
      <w:r>
        <w:rPr>
          <w:sz w:val="24"/>
        </w:rPr>
        <w:t>the</w:t>
      </w:r>
      <w:r>
        <w:rPr>
          <w:spacing w:val="-9"/>
          <w:sz w:val="24"/>
        </w:rPr>
        <w:t xml:space="preserve"> </w:t>
      </w:r>
      <w:r>
        <w:rPr>
          <w:sz w:val="24"/>
        </w:rPr>
        <w:t>entering</w:t>
      </w:r>
      <w:r>
        <w:rPr>
          <w:spacing w:val="-5"/>
          <w:sz w:val="24"/>
        </w:rPr>
        <w:t xml:space="preserve"> </w:t>
      </w:r>
      <w:r>
        <w:rPr>
          <w:sz w:val="24"/>
        </w:rPr>
        <w:t>into</w:t>
      </w:r>
      <w:r>
        <w:rPr>
          <w:spacing w:val="-11"/>
          <w:sz w:val="24"/>
        </w:rPr>
        <w:t xml:space="preserve"> </w:t>
      </w:r>
      <w:r>
        <w:rPr>
          <w:sz w:val="24"/>
        </w:rPr>
        <w:t>any</w:t>
      </w:r>
      <w:r>
        <w:rPr>
          <w:spacing w:val="-5"/>
          <w:sz w:val="24"/>
        </w:rPr>
        <w:t xml:space="preserve"> </w:t>
      </w:r>
      <w:r>
        <w:rPr>
          <w:sz w:val="24"/>
        </w:rPr>
        <w:t>debt,</w:t>
      </w:r>
      <w:r>
        <w:rPr>
          <w:spacing w:val="1"/>
          <w:sz w:val="24"/>
        </w:rPr>
        <w:t xml:space="preserve"> </w:t>
      </w:r>
      <w:r>
        <w:rPr>
          <w:sz w:val="24"/>
        </w:rPr>
        <w:t>convertible</w:t>
      </w:r>
      <w:r>
        <w:rPr>
          <w:spacing w:val="-11"/>
          <w:sz w:val="24"/>
        </w:rPr>
        <w:t xml:space="preserve"> </w:t>
      </w:r>
      <w:r>
        <w:rPr>
          <w:sz w:val="24"/>
        </w:rPr>
        <w:t>debt,</w:t>
      </w:r>
      <w:r>
        <w:rPr>
          <w:spacing w:val="-8"/>
          <w:sz w:val="24"/>
        </w:rPr>
        <w:t xml:space="preserve"> </w:t>
      </w:r>
      <w:r>
        <w:rPr>
          <w:sz w:val="24"/>
        </w:rPr>
        <w:t>loan,</w:t>
      </w:r>
      <w:r>
        <w:rPr>
          <w:spacing w:val="-2"/>
          <w:sz w:val="24"/>
        </w:rPr>
        <w:t xml:space="preserve"> </w:t>
      </w:r>
      <w:r>
        <w:rPr>
          <w:sz w:val="24"/>
        </w:rPr>
        <w:t>line</w:t>
      </w:r>
      <w:r>
        <w:rPr>
          <w:spacing w:val="-7"/>
          <w:sz w:val="24"/>
        </w:rPr>
        <w:t xml:space="preserve"> </w:t>
      </w:r>
      <w:r>
        <w:rPr>
          <w:sz w:val="24"/>
        </w:rPr>
        <w:t>of</w:t>
      </w:r>
      <w:r>
        <w:rPr>
          <w:spacing w:val="-13"/>
          <w:sz w:val="24"/>
        </w:rPr>
        <w:t xml:space="preserve"> </w:t>
      </w:r>
      <w:r>
        <w:rPr>
          <w:sz w:val="24"/>
        </w:rPr>
        <w:t>credit</w:t>
      </w:r>
      <w:r>
        <w:rPr>
          <w:spacing w:val="-9"/>
          <w:sz w:val="24"/>
        </w:rPr>
        <w:t xml:space="preserve"> </w:t>
      </w:r>
      <w:r>
        <w:rPr>
          <w:sz w:val="24"/>
        </w:rPr>
        <w:t>or</w:t>
      </w:r>
      <w:r>
        <w:rPr>
          <w:spacing w:val="-13"/>
          <w:sz w:val="24"/>
        </w:rPr>
        <w:t xml:space="preserve"> </w:t>
      </w:r>
      <w:r>
        <w:rPr>
          <w:sz w:val="24"/>
        </w:rPr>
        <w:t>similar</w:t>
      </w:r>
      <w:r>
        <w:rPr>
          <w:spacing w:val="-8"/>
          <w:sz w:val="24"/>
        </w:rPr>
        <w:t xml:space="preserve"> </w:t>
      </w:r>
      <w:proofErr w:type="gramStart"/>
      <w:r>
        <w:rPr>
          <w:spacing w:val="-2"/>
          <w:sz w:val="24"/>
        </w:rPr>
        <w:t>encumbrance;</w:t>
      </w:r>
      <w:proofErr w:type="gramEnd"/>
    </w:p>
    <w:p w14:paraId="24A9B6DD" w14:textId="77777777" w:rsidR="00DC57FC" w:rsidRDefault="00000000">
      <w:pPr>
        <w:pStyle w:val="ListParagraph"/>
        <w:numPr>
          <w:ilvl w:val="1"/>
          <w:numId w:val="4"/>
        </w:numPr>
        <w:tabs>
          <w:tab w:val="left" w:pos="1378"/>
        </w:tabs>
        <w:spacing w:before="2"/>
        <w:ind w:left="921" w:right="157" w:firstLine="0"/>
        <w:jc w:val="both"/>
        <w:rPr>
          <w:sz w:val="24"/>
        </w:rPr>
      </w:pPr>
      <w:r>
        <w:rPr>
          <w:sz w:val="24"/>
        </w:rPr>
        <w:t>the entering into, transfer or surrender of any lease, license, option, joint venture, partnership, or franchise; (iv) any other financial arrangement relating to Company and having</w:t>
      </w:r>
      <w:r>
        <w:rPr>
          <w:spacing w:val="-2"/>
          <w:sz w:val="24"/>
        </w:rPr>
        <w:t xml:space="preserve"> </w:t>
      </w:r>
      <w:r>
        <w:rPr>
          <w:sz w:val="24"/>
        </w:rPr>
        <w:t>an</w:t>
      </w:r>
      <w:r>
        <w:rPr>
          <w:spacing w:val="-6"/>
          <w:sz w:val="24"/>
        </w:rPr>
        <w:t xml:space="preserve"> </w:t>
      </w:r>
      <w:r>
        <w:rPr>
          <w:sz w:val="24"/>
        </w:rPr>
        <w:t>effect</w:t>
      </w:r>
      <w:r>
        <w:rPr>
          <w:spacing w:val="-5"/>
          <w:sz w:val="24"/>
        </w:rPr>
        <w:t xml:space="preserve"> </w:t>
      </w:r>
      <w:r>
        <w:rPr>
          <w:sz w:val="24"/>
        </w:rPr>
        <w:t>similar</w:t>
      </w:r>
      <w:r>
        <w:rPr>
          <w:spacing w:val="-9"/>
          <w:sz w:val="24"/>
        </w:rPr>
        <w:t xml:space="preserve"> </w:t>
      </w:r>
      <w:r>
        <w:rPr>
          <w:sz w:val="24"/>
        </w:rPr>
        <w:t>to</w:t>
      </w:r>
      <w:r>
        <w:rPr>
          <w:spacing w:val="-6"/>
          <w:sz w:val="24"/>
        </w:rPr>
        <w:t xml:space="preserve"> </w:t>
      </w:r>
      <w:r>
        <w:rPr>
          <w:sz w:val="24"/>
        </w:rPr>
        <w:t>clause</w:t>
      </w:r>
      <w:r>
        <w:rPr>
          <w:spacing w:val="-7"/>
          <w:sz w:val="24"/>
        </w:rPr>
        <w:t xml:space="preserve"> </w:t>
      </w:r>
      <w:r>
        <w:rPr>
          <w:sz w:val="24"/>
        </w:rPr>
        <w:t>(</w:t>
      </w:r>
      <w:proofErr w:type="spellStart"/>
      <w:r>
        <w:rPr>
          <w:sz w:val="24"/>
        </w:rPr>
        <w:t>i</w:t>
      </w:r>
      <w:proofErr w:type="spellEnd"/>
      <w:r>
        <w:rPr>
          <w:sz w:val="24"/>
        </w:rPr>
        <w:t>),(ii)</w:t>
      </w:r>
      <w:r>
        <w:rPr>
          <w:spacing w:val="-9"/>
          <w:sz w:val="24"/>
        </w:rPr>
        <w:t xml:space="preserve"> </w:t>
      </w:r>
      <w:r>
        <w:rPr>
          <w:sz w:val="24"/>
        </w:rPr>
        <w:t>or</w:t>
      </w:r>
      <w:r>
        <w:rPr>
          <w:spacing w:val="-9"/>
          <w:sz w:val="24"/>
        </w:rPr>
        <w:t xml:space="preserve"> </w:t>
      </w:r>
      <w:r>
        <w:rPr>
          <w:sz w:val="24"/>
        </w:rPr>
        <w:t>(iii);</w:t>
      </w:r>
      <w:r>
        <w:rPr>
          <w:spacing w:val="-10"/>
          <w:sz w:val="24"/>
        </w:rPr>
        <w:t xml:space="preserve"> </w:t>
      </w:r>
      <w:r>
        <w:rPr>
          <w:sz w:val="24"/>
        </w:rPr>
        <w:t>(v)</w:t>
      </w:r>
      <w:r>
        <w:rPr>
          <w:spacing w:val="-14"/>
          <w:sz w:val="24"/>
        </w:rPr>
        <w:t xml:space="preserve"> </w:t>
      </w:r>
      <w:r>
        <w:rPr>
          <w:sz w:val="24"/>
        </w:rPr>
        <w:t>the</w:t>
      </w:r>
      <w:r>
        <w:rPr>
          <w:spacing w:val="-12"/>
          <w:sz w:val="24"/>
        </w:rPr>
        <w:t xml:space="preserve"> </w:t>
      </w:r>
      <w:r>
        <w:rPr>
          <w:sz w:val="24"/>
        </w:rPr>
        <w:t>filing</w:t>
      </w:r>
      <w:r>
        <w:rPr>
          <w:spacing w:val="-11"/>
          <w:sz w:val="24"/>
        </w:rPr>
        <w:t xml:space="preserve"> </w:t>
      </w:r>
      <w:r>
        <w:rPr>
          <w:sz w:val="24"/>
        </w:rPr>
        <w:t>of</w:t>
      </w:r>
      <w:r>
        <w:rPr>
          <w:spacing w:val="-9"/>
          <w:sz w:val="24"/>
        </w:rPr>
        <w:t xml:space="preserve"> </w:t>
      </w:r>
      <w:r>
        <w:rPr>
          <w:sz w:val="24"/>
        </w:rPr>
        <w:t>a</w:t>
      </w:r>
      <w:r>
        <w:rPr>
          <w:spacing w:val="-12"/>
          <w:sz w:val="24"/>
        </w:rPr>
        <w:t xml:space="preserve"> </w:t>
      </w:r>
      <w:r>
        <w:rPr>
          <w:sz w:val="24"/>
        </w:rPr>
        <w:t>petition</w:t>
      </w:r>
      <w:r>
        <w:rPr>
          <w:spacing w:val="-11"/>
          <w:sz w:val="24"/>
        </w:rPr>
        <w:t xml:space="preserve"> </w:t>
      </w:r>
      <w:r>
        <w:rPr>
          <w:sz w:val="24"/>
        </w:rPr>
        <w:t>for</w:t>
      </w:r>
      <w:r>
        <w:rPr>
          <w:spacing w:val="-4"/>
          <w:sz w:val="24"/>
        </w:rPr>
        <w:t xml:space="preserve"> </w:t>
      </w:r>
      <w:r>
        <w:rPr>
          <w:sz w:val="24"/>
        </w:rPr>
        <w:t>bankruptcy</w:t>
      </w:r>
      <w:r>
        <w:rPr>
          <w:spacing w:val="-6"/>
          <w:sz w:val="24"/>
        </w:rPr>
        <w:t xml:space="preserve"> </w:t>
      </w:r>
      <w:r>
        <w:rPr>
          <w:sz w:val="24"/>
        </w:rPr>
        <w:t>or receivership by, on behalf of, or against any Company signatory; or (vi) the filing of a request</w:t>
      </w:r>
      <w:r>
        <w:rPr>
          <w:spacing w:val="-2"/>
          <w:sz w:val="24"/>
        </w:rPr>
        <w:t xml:space="preserve"> </w:t>
      </w:r>
      <w:r>
        <w:rPr>
          <w:sz w:val="24"/>
        </w:rPr>
        <w:t>to</w:t>
      </w:r>
      <w:r>
        <w:rPr>
          <w:spacing w:val="-2"/>
          <w:sz w:val="24"/>
        </w:rPr>
        <w:t xml:space="preserve"> </w:t>
      </w:r>
      <w:r>
        <w:rPr>
          <w:sz w:val="24"/>
        </w:rPr>
        <w:t>register</w:t>
      </w:r>
      <w:r>
        <w:rPr>
          <w:spacing w:val="-5"/>
          <w:sz w:val="24"/>
        </w:rPr>
        <w:t xml:space="preserve"> </w:t>
      </w:r>
      <w:r>
        <w:rPr>
          <w:sz w:val="24"/>
        </w:rPr>
        <w:t>any</w:t>
      </w:r>
      <w:r>
        <w:rPr>
          <w:spacing w:val="-7"/>
          <w:sz w:val="24"/>
        </w:rPr>
        <w:t xml:space="preserve"> </w:t>
      </w:r>
      <w:r>
        <w:rPr>
          <w:sz w:val="24"/>
        </w:rPr>
        <w:t>securities</w:t>
      </w:r>
      <w:r>
        <w:rPr>
          <w:spacing w:val="-8"/>
          <w:sz w:val="24"/>
        </w:rPr>
        <w:t xml:space="preserve"> </w:t>
      </w:r>
      <w:r>
        <w:rPr>
          <w:sz w:val="24"/>
        </w:rPr>
        <w:t>of</w:t>
      </w:r>
      <w:r>
        <w:rPr>
          <w:spacing w:val="-5"/>
          <w:sz w:val="24"/>
        </w:rPr>
        <w:t xml:space="preserve"> </w:t>
      </w:r>
      <w:r>
        <w:rPr>
          <w:sz w:val="24"/>
        </w:rPr>
        <w:t>a</w:t>
      </w:r>
      <w:r>
        <w:rPr>
          <w:spacing w:val="-12"/>
          <w:sz w:val="24"/>
        </w:rPr>
        <w:t xml:space="preserve"> </w:t>
      </w:r>
      <w:r>
        <w:rPr>
          <w:sz w:val="24"/>
        </w:rPr>
        <w:t>Company signatory with</w:t>
      </w:r>
      <w:r>
        <w:rPr>
          <w:spacing w:val="-11"/>
          <w:sz w:val="24"/>
        </w:rPr>
        <w:t xml:space="preserve"> </w:t>
      </w:r>
      <w:r>
        <w:rPr>
          <w:sz w:val="24"/>
        </w:rPr>
        <w:t>the</w:t>
      </w:r>
      <w:r>
        <w:rPr>
          <w:spacing w:val="-8"/>
          <w:sz w:val="24"/>
        </w:rPr>
        <w:t xml:space="preserve"> </w:t>
      </w:r>
      <w:r>
        <w:rPr>
          <w:sz w:val="24"/>
        </w:rPr>
        <w:t>Securities</w:t>
      </w:r>
      <w:r>
        <w:rPr>
          <w:spacing w:val="-4"/>
          <w:sz w:val="24"/>
        </w:rPr>
        <w:t xml:space="preserve"> </w:t>
      </w:r>
      <w:r>
        <w:rPr>
          <w:sz w:val="24"/>
        </w:rPr>
        <w:t>and</w:t>
      </w:r>
      <w:r>
        <w:rPr>
          <w:spacing w:val="-11"/>
          <w:sz w:val="24"/>
        </w:rPr>
        <w:t xml:space="preserve"> </w:t>
      </w:r>
      <w:r>
        <w:rPr>
          <w:sz w:val="24"/>
        </w:rPr>
        <w:t>Exchange Commission (or similar regulatory body outside the United States).</w:t>
      </w:r>
    </w:p>
    <w:p w14:paraId="1DD90498" w14:textId="77777777" w:rsidR="00DC57FC" w:rsidRDefault="00DC57FC">
      <w:pPr>
        <w:jc w:val="both"/>
        <w:rPr>
          <w:sz w:val="24"/>
        </w:rPr>
        <w:sectPr w:rsidR="00DC57FC">
          <w:footerReference w:type="default" r:id="rId7"/>
          <w:type w:val="continuous"/>
          <w:pgSz w:w="12240" w:h="15840"/>
          <w:pgMar w:top="1060" w:right="1260" w:bottom="1340" w:left="1200" w:header="0" w:footer="1147" w:gutter="0"/>
          <w:pgNumType w:start="1"/>
          <w:cols w:space="720"/>
        </w:sectPr>
      </w:pPr>
    </w:p>
    <w:p w14:paraId="2991F990" w14:textId="77777777" w:rsidR="00DC57FC" w:rsidRDefault="00000000">
      <w:pPr>
        <w:pStyle w:val="ListParagraph"/>
        <w:numPr>
          <w:ilvl w:val="0"/>
          <w:numId w:val="4"/>
        </w:numPr>
        <w:tabs>
          <w:tab w:val="left" w:pos="927"/>
        </w:tabs>
        <w:spacing w:before="72"/>
        <w:ind w:left="926" w:right="173" w:hanging="687"/>
        <w:jc w:val="both"/>
        <w:rPr>
          <w:sz w:val="24"/>
        </w:rPr>
      </w:pPr>
      <w:r>
        <w:rPr>
          <w:b/>
          <w:sz w:val="24"/>
          <w:u w:val="single"/>
        </w:rPr>
        <w:lastRenderedPageBreak/>
        <w:t>Millenia's Compensation</w:t>
      </w:r>
      <w:r>
        <w:rPr>
          <w:sz w:val="24"/>
        </w:rPr>
        <w:t>:</w:t>
      </w:r>
      <w:r>
        <w:rPr>
          <w:spacing w:val="40"/>
          <w:sz w:val="24"/>
        </w:rPr>
        <w:t xml:space="preserve"> </w:t>
      </w:r>
      <w:r>
        <w:rPr>
          <w:sz w:val="24"/>
        </w:rPr>
        <w:t>The Company hereby agrees to pay Millenia Fees in such amount and upon such terms and conditions contained herein upon the successful completion of a Financing or Transaction as follows:</w:t>
      </w:r>
    </w:p>
    <w:p w14:paraId="601FC195" w14:textId="77777777" w:rsidR="00DC57FC" w:rsidRDefault="00DC57FC">
      <w:pPr>
        <w:pStyle w:val="BodyText"/>
      </w:pPr>
    </w:p>
    <w:p w14:paraId="3D525AC7" w14:textId="77777777" w:rsidR="00DC57FC" w:rsidRDefault="00000000">
      <w:pPr>
        <w:pStyle w:val="BodyText"/>
        <w:ind w:left="1344"/>
      </w:pPr>
      <w:r>
        <w:rPr>
          <w:spacing w:val="-2"/>
          <w:u w:val="single"/>
        </w:rPr>
        <w:t>“Fees”.</w:t>
      </w:r>
    </w:p>
    <w:p w14:paraId="1B71627B" w14:textId="77777777" w:rsidR="00DC57FC" w:rsidRDefault="00000000">
      <w:pPr>
        <w:pStyle w:val="BodyText"/>
        <w:spacing w:before="189" w:line="247" w:lineRule="auto"/>
        <w:ind w:left="1353"/>
      </w:pPr>
      <w:r>
        <w:t>Company</w:t>
      </w:r>
      <w:r>
        <w:rPr>
          <w:spacing w:val="-2"/>
        </w:rPr>
        <w:t xml:space="preserve"> </w:t>
      </w:r>
      <w:r>
        <w:t>agrees</w:t>
      </w:r>
      <w:r>
        <w:rPr>
          <w:spacing w:val="-9"/>
        </w:rPr>
        <w:t xml:space="preserve"> </w:t>
      </w:r>
      <w:r>
        <w:t>to</w:t>
      </w:r>
      <w:r>
        <w:rPr>
          <w:spacing w:val="-2"/>
        </w:rPr>
        <w:t xml:space="preserve"> </w:t>
      </w:r>
      <w:r>
        <w:t>pay</w:t>
      </w:r>
      <w:r>
        <w:rPr>
          <w:spacing w:val="-7"/>
        </w:rPr>
        <w:t xml:space="preserve"> </w:t>
      </w:r>
      <w:r>
        <w:t>Millenia</w:t>
      </w:r>
      <w:r>
        <w:rPr>
          <w:spacing w:val="-8"/>
        </w:rPr>
        <w:t xml:space="preserve"> </w:t>
      </w:r>
      <w:r>
        <w:t>a</w:t>
      </w:r>
      <w:r>
        <w:rPr>
          <w:spacing w:val="-8"/>
        </w:rPr>
        <w:t xml:space="preserve"> </w:t>
      </w:r>
      <w:r>
        <w:t>non-</w:t>
      </w:r>
      <w:r>
        <w:rPr>
          <w:spacing w:val="-14"/>
        </w:rPr>
        <w:t xml:space="preserve"> </w:t>
      </w:r>
      <w:r>
        <w:t>refundable</w:t>
      </w:r>
      <w:r>
        <w:rPr>
          <w:spacing w:val="-13"/>
        </w:rPr>
        <w:t xml:space="preserve"> </w:t>
      </w:r>
      <w:r>
        <w:t>cash</w:t>
      </w:r>
      <w:r>
        <w:rPr>
          <w:spacing w:val="-2"/>
        </w:rPr>
        <w:t xml:space="preserve"> </w:t>
      </w:r>
      <w:r>
        <w:t>Engagement</w:t>
      </w:r>
      <w:r>
        <w:rPr>
          <w:spacing w:val="-1"/>
        </w:rPr>
        <w:t xml:space="preserve"> </w:t>
      </w:r>
      <w:r>
        <w:t>Fee</w:t>
      </w:r>
      <w:r>
        <w:rPr>
          <w:spacing w:val="-8"/>
        </w:rPr>
        <w:t xml:space="preserve"> </w:t>
      </w:r>
      <w:r>
        <w:t>of</w:t>
      </w:r>
      <w:r>
        <w:rPr>
          <w:spacing w:val="-5"/>
        </w:rPr>
        <w:t xml:space="preserve"> </w:t>
      </w:r>
      <w:r>
        <w:t>one thousand dollars ($1,000) payable upon the execution of this Agreement.</w:t>
      </w:r>
    </w:p>
    <w:p w14:paraId="67DBC885" w14:textId="77777777" w:rsidR="00DC57FC" w:rsidRDefault="00000000">
      <w:pPr>
        <w:pStyle w:val="BodyText"/>
        <w:spacing w:before="219"/>
        <w:ind w:left="1343" w:right="161"/>
        <w:jc w:val="both"/>
      </w:pPr>
      <w:r>
        <w:t>Company will pay Millenia success Fees on financing secured by Millenia, as described below, when Company closes on a Financing secured by Millenia or from investors introduced by Millenia during the Term (as hereinafter defined) of this Agreement or during a one (1) year period thereafter.</w:t>
      </w:r>
    </w:p>
    <w:p w14:paraId="75A88D3A" w14:textId="77777777" w:rsidR="00DC57FC" w:rsidRDefault="00DC57FC">
      <w:pPr>
        <w:pStyle w:val="BodyText"/>
        <w:spacing w:before="9"/>
        <w:rPr>
          <w:sz w:val="23"/>
        </w:rPr>
      </w:pPr>
    </w:p>
    <w:p w14:paraId="5E3ECE06" w14:textId="77777777" w:rsidR="00DC57FC" w:rsidRDefault="00000000">
      <w:pPr>
        <w:pStyle w:val="BodyText"/>
        <w:ind w:left="1343" w:right="152"/>
        <w:jc w:val="both"/>
      </w:pPr>
      <w:r>
        <w:rPr>
          <w:b/>
          <w:u w:val="single"/>
        </w:rPr>
        <w:t xml:space="preserve">Equity Financing </w:t>
      </w:r>
      <w:r>
        <w:t>- If Company consummates an equity Financing, Millenia shall receive cash success Fees of five percent (5%) of the gross proceeds received in the equity</w:t>
      </w:r>
      <w:r>
        <w:rPr>
          <w:spacing w:val="-6"/>
        </w:rPr>
        <w:t xml:space="preserve"> </w:t>
      </w:r>
      <w:r>
        <w:t>Financing</w:t>
      </w:r>
      <w:r>
        <w:rPr>
          <w:spacing w:val="-6"/>
        </w:rPr>
        <w:t xml:space="preserve"> </w:t>
      </w:r>
      <w:r>
        <w:t>of</w:t>
      </w:r>
      <w:r>
        <w:rPr>
          <w:spacing w:val="-4"/>
        </w:rPr>
        <w:t xml:space="preserve"> </w:t>
      </w:r>
      <w:r>
        <w:t>Company</w:t>
      </w:r>
      <w:r>
        <w:rPr>
          <w:spacing w:val="-6"/>
        </w:rPr>
        <w:t xml:space="preserve"> </w:t>
      </w:r>
      <w:r>
        <w:t>as</w:t>
      </w:r>
      <w:r>
        <w:rPr>
          <w:spacing w:val="-8"/>
        </w:rPr>
        <w:t xml:space="preserve"> </w:t>
      </w:r>
      <w:r>
        <w:t>well</w:t>
      </w:r>
      <w:r>
        <w:rPr>
          <w:spacing w:val="-5"/>
        </w:rPr>
        <w:t xml:space="preserve"> </w:t>
      </w:r>
      <w:r>
        <w:t>as</w:t>
      </w:r>
      <w:r>
        <w:rPr>
          <w:spacing w:val="-8"/>
        </w:rPr>
        <w:t xml:space="preserve"> </w:t>
      </w:r>
      <w:r>
        <w:t>five</w:t>
      </w:r>
      <w:r>
        <w:rPr>
          <w:spacing w:val="-7"/>
        </w:rPr>
        <w:t xml:space="preserve"> </w:t>
      </w:r>
      <w:r>
        <w:t>percent</w:t>
      </w:r>
      <w:r>
        <w:rPr>
          <w:spacing w:val="-5"/>
        </w:rPr>
        <w:t xml:space="preserve"> </w:t>
      </w:r>
      <w:r>
        <w:t>(5%)</w:t>
      </w:r>
      <w:r>
        <w:rPr>
          <w:spacing w:val="-4"/>
        </w:rPr>
        <w:t xml:space="preserve"> </w:t>
      </w:r>
      <w:r>
        <w:t>in</w:t>
      </w:r>
      <w:r>
        <w:rPr>
          <w:spacing w:val="-11"/>
        </w:rPr>
        <w:t xml:space="preserve"> </w:t>
      </w:r>
      <w:r>
        <w:t>cashless,</w:t>
      </w:r>
      <w:r>
        <w:rPr>
          <w:spacing w:val="-3"/>
        </w:rPr>
        <w:t xml:space="preserve"> </w:t>
      </w:r>
      <w:r>
        <w:t>5-year</w:t>
      </w:r>
      <w:r>
        <w:rPr>
          <w:spacing w:val="-4"/>
        </w:rPr>
        <w:t xml:space="preserve"> </w:t>
      </w:r>
      <w:r>
        <w:t xml:space="preserve">warrants at the current offering price of </w:t>
      </w:r>
      <w:proofErr w:type="gramStart"/>
      <w:r>
        <w:t>any and all</w:t>
      </w:r>
      <w:proofErr w:type="gramEnd"/>
      <w:r>
        <w:t xml:space="preserve"> monies raised by Millenia.</w:t>
      </w:r>
    </w:p>
    <w:p w14:paraId="2A72A202" w14:textId="77777777" w:rsidR="00DC57FC" w:rsidRDefault="00DC57FC">
      <w:pPr>
        <w:pStyle w:val="BodyText"/>
        <w:spacing w:before="3"/>
      </w:pPr>
    </w:p>
    <w:p w14:paraId="0ABDFACD" w14:textId="49A759B9" w:rsidR="00DC57FC" w:rsidRDefault="00000000">
      <w:pPr>
        <w:pStyle w:val="BodyText"/>
        <w:ind w:left="1343" w:right="159"/>
        <w:jc w:val="both"/>
      </w:pPr>
      <w:r>
        <w:rPr>
          <w:b/>
          <w:u w:val="single"/>
        </w:rPr>
        <w:t>Debt Financing</w:t>
      </w:r>
      <w:r>
        <w:rPr>
          <w:b/>
        </w:rPr>
        <w:t xml:space="preserve"> </w:t>
      </w:r>
      <w:r>
        <w:t>- If Company consummates a non-convertible Debt Financing</w:t>
      </w:r>
      <w:ins w:id="2" w:author="Stella Sung" w:date="2022-11-16T17:33:00Z">
        <w:r w:rsidR="001259AF">
          <w:t xml:space="preserve"> that was secured by Millenia</w:t>
        </w:r>
      </w:ins>
      <w:r>
        <w:t>, Millenia</w:t>
      </w:r>
      <w:r>
        <w:rPr>
          <w:spacing w:val="-15"/>
        </w:rPr>
        <w:t xml:space="preserve"> </w:t>
      </w:r>
      <w:r>
        <w:t>shall</w:t>
      </w:r>
      <w:r>
        <w:rPr>
          <w:spacing w:val="-15"/>
        </w:rPr>
        <w:t xml:space="preserve"> </w:t>
      </w:r>
      <w:r>
        <w:t>receive</w:t>
      </w:r>
      <w:r>
        <w:rPr>
          <w:spacing w:val="-15"/>
        </w:rPr>
        <w:t xml:space="preserve"> </w:t>
      </w:r>
      <w:r>
        <w:t>a</w:t>
      </w:r>
      <w:r>
        <w:rPr>
          <w:spacing w:val="-15"/>
        </w:rPr>
        <w:t xml:space="preserve"> </w:t>
      </w:r>
      <w:r>
        <w:t>cash</w:t>
      </w:r>
      <w:r>
        <w:rPr>
          <w:spacing w:val="-11"/>
        </w:rPr>
        <w:t xml:space="preserve"> </w:t>
      </w:r>
      <w:r>
        <w:t>success</w:t>
      </w:r>
      <w:r>
        <w:rPr>
          <w:spacing w:val="-13"/>
        </w:rPr>
        <w:t xml:space="preserve"> </w:t>
      </w:r>
      <w:r>
        <w:t>Fee</w:t>
      </w:r>
      <w:r>
        <w:rPr>
          <w:spacing w:val="-13"/>
        </w:rPr>
        <w:t xml:space="preserve"> </w:t>
      </w:r>
      <w:r>
        <w:t>equal</w:t>
      </w:r>
      <w:r>
        <w:rPr>
          <w:spacing w:val="-11"/>
        </w:rPr>
        <w:t xml:space="preserve"> </w:t>
      </w:r>
      <w:r>
        <w:t>to</w:t>
      </w:r>
      <w:r>
        <w:rPr>
          <w:spacing w:val="-15"/>
        </w:rPr>
        <w:t xml:space="preserve"> </w:t>
      </w:r>
      <w:r>
        <w:t>five</w:t>
      </w:r>
      <w:r>
        <w:rPr>
          <w:spacing w:val="-13"/>
        </w:rPr>
        <w:t xml:space="preserve"> </w:t>
      </w:r>
      <w:r>
        <w:t>percent</w:t>
      </w:r>
      <w:r>
        <w:rPr>
          <w:spacing w:val="-15"/>
        </w:rPr>
        <w:t xml:space="preserve"> </w:t>
      </w:r>
      <w:r>
        <w:t>(5%)</w:t>
      </w:r>
      <w:r>
        <w:rPr>
          <w:spacing w:val="-15"/>
        </w:rPr>
        <w:t xml:space="preserve"> </w:t>
      </w:r>
      <w:r>
        <w:t>of</w:t>
      </w:r>
      <w:r>
        <w:rPr>
          <w:spacing w:val="-15"/>
        </w:rPr>
        <w:t xml:space="preserve"> </w:t>
      </w:r>
      <w:r>
        <w:t>the</w:t>
      </w:r>
      <w:r>
        <w:rPr>
          <w:spacing w:val="-13"/>
        </w:rPr>
        <w:t xml:space="preserve"> </w:t>
      </w:r>
      <w:r>
        <w:t>gross</w:t>
      </w:r>
      <w:r>
        <w:rPr>
          <w:spacing w:val="-14"/>
        </w:rPr>
        <w:t xml:space="preserve"> </w:t>
      </w:r>
      <w:r>
        <w:t>amount or facility received by Company in the Debt Financing</w:t>
      </w:r>
      <w:ins w:id="3" w:author="Stella Sung" w:date="2022-11-16T17:33:00Z">
        <w:r w:rsidR="001259AF">
          <w:t xml:space="preserve"> that was secured by </w:t>
        </w:r>
        <w:proofErr w:type="spellStart"/>
        <w:r w:rsidR="001259AF">
          <w:t>Milenia</w:t>
        </w:r>
      </w:ins>
      <w:proofErr w:type="spellEnd"/>
      <w:r>
        <w:t>.</w:t>
      </w:r>
    </w:p>
    <w:p w14:paraId="354B364F" w14:textId="77777777" w:rsidR="00DC57FC" w:rsidRDefault="00DC57FC">
      <w:pPr>
        <w:pStyle w:val="BodyText"/>
        <w:spacing w:before="9"/>
      </w:pPr>
    </w:p>
    <w:p w14:paraId="216F3225" w14:textId="69A55C10" w:rsidR="00DC57FC" w:rsidRDefault="00000000">
      <w:pPr>
        <w:pStyle w:val="BodyText"/>
        <w:ind w:left="1377" w:right="154"/>
        <w:jc w:val="both"/>
      </w:pPr>
      <w:r>
        <w:rPr>
          <w:color w:val="202020"/>
        </w:rPr>
        <w:t xml:space="preserve">The cash portion of any Fees to Millenia </w:t>
      </w:r>
      <w:r>
        <w:t>will be</w:t>
      </w:r>
      <w:r>
        <w:rPr>
          <w:spacing w:val="-2"/>
        </w:rPr>
        <w:t xml:space="preserve"> </w:t>
      </w:r>
      <w:r>
        <w:t>due and payable</w:t>
      </w:r>
      <w:r>
        <w:rPr>
          <w:spacing w:val="-2"/>
        </w:rPr>
        <w:t xml:space="preserve"> </w:t>
      </w:r>
      <w:ins w:id="4" w:author="Stella Sung" w:date="2022-11-16T17:33:00Z">
        <w:r w:rsidR="001259AF">
          <w:rPr>
            <w:spacing w:val="-2"/>
          </w:rPr>
          <w:t xml:space="preserve">within </w:t>
        </w:r>
      </w:ins>
      <w:ins w:id="5" w:author="Stella Sung" w:date="2022-11-16T17:35:00Z">
        <w:r w:rsidR="001259AF">
          <w:rPr>
            <w:spacing w:val="-2"/>
          </w:rPr>
          <w:t xml:space="preserve">five </w:t>
        </w:r>
      </w:ins>
      <w:ins w:id="6" w:author="Stella Sung" w:date="2022-11-16T17:34:00Z">
        <w:r w:rsidR="001259AF">
          <w:rPr>
            <w:spacing w:val="-2"/>
          </w:rPr>
          <w:t>(</w:t>
        </w:r>
      </w:ins>
      <w:ins w:id="7" w:author="Stella Sung" w:date="2022-11-16T17:35:00Z">
        <w:r w:rsidR="001259AF">
          <w:rPr>
            <w:spacing w:val="-2"/>
          </w:rPr>
          <w:t>5</w:t>
        </w:r>
      </w:ins>
      <w:ins w:id="8" w:author="Stella Sung" w:date="2022-11-16T17:34:00Z">
        <w:r w:rsidR="001259AF">
          <w:rPr>
            <w:spacing w:val="-2"/>
          </w:rPr>
          <w:t xml:space="preserve">) business days </w:t>
        </w:r>
      </w:ins>
      <w:r>
        <w:t>upon</w:t>
      </w:r>
      <w:r>
        <w:rPr>
          <w:spacing w:val="-1"/>
        </w:rPr>
        <w:t xml:space="preserve"> </w:t>
      </w:r>
      <w:r>
        <w:t>the</w:t>
      </w:r>
      <w:r>
        <w:rPr>
          <w:spacing w:val="-2"/>
        </w:rPr>
        <w:t xml:space="preserve"> </w:t>
      </w:r>
      <w:r>
        <w:t>closing</w:t>
      </w:r>
      <w:r>
        <w:rPr>
          <w:spacing w:val="-1"/>
        </w:rPr>
        <w:t xml:space="preserve"> </w:t>
      </w:r>
      <w:r>
        <w:t xml:space="preserve">of </w:t>
      </w:r>
      <w:r>
        <w:rPr>
          <w:spacing w:val="-2"/>
        </w:rPr>
        <w:t>each</w:t>
      </w:r>
      <w:r>
        <w:rPr>
          <w:spacing w:val="-12"/>
        </w:rPr>
        <w:t xml:space="preserve"> </w:t>
      </w:r>
      <w:r>
        <w:rPr>
          <w:spacing w:val="-2"/>
        </w:rPr>
        <w:t>Financing or</w:t>
      </w:r>
      <w:r>
        <w:rPr>
          <w:spacing w:val="-11"/>
        </w:rPr>
        <w:t xml:space="preserve"> </w:t>
      </w:r>
      <w:r>
        <w:rPr>
          <w:spacing w:val="-2"/>
        </w:rPr>
        <w:t>Transaction</w:t>
      </w:r>
      <w:r>
        <w:rPr>
          <w:spacing w:val="-3"/>
        </w:rPr>
        <w:t xml:space="preserve"> </w:t>
      </w:r>
      <w:r>
        <w:rPr>
          <w:color w:val="202020"/>
          <w:spacing w:val="-2"/>
        </w:rPr>
        <w:t>and</w:t>
      </w:r>
      <w:r>
        <w:rPr>
          <w:color w:val="202020"/>
          <w:spacing w:val="-3"/>
        </w:rPr>
        <w:t xml:space="preserve"> </w:t>
      </w:r>
      <w:r>
        <w:rPr>
          <w:color w:val="202020"/>
          <w:spacing w:val="-2"/>
        </w:rPr>
        <w:t>will be</w:t>
      </w:r>
      <w:r>
        <w:rPr>
          <w:color w:val="202020"/>
          <w:spacing w:val="-13"/>
        </w:rPr>
        <w:t xml:space="preserve"> </w:t>
      </w:r>
      <w:r>
        <w:rPr>
          <w:color w:val="202020"/>
          <w:spacing w:val="-2"/>
        </w:rPr>
        <w:t>payable</w:t>
      </w:r>
      <w:r>
        <w:rPr>
          <w:color w:val="202020"/>
          <w:spacing w:val="-9"/>
        </w:rPr>
        <w:t xml:space="preserve"> </w:t>
      </w:r>
      <w:r>
        <w:rPr>
          <w:color w:val="202020"/>
          <w:spacing w:val="-2"/>
        </w:rPr>
        <w:t>directly</w:t>
      </w:r>
      <w:r>
        <w:rPr>
          <w:color w:val="202020"/>
          <w:spacing w:val="-8"/>
        </w:rPr>
        <w:t xml:space="preserve"> </w:t>
      </w:r>
      <w:r>
        <w:rPr>
          <w:color w:val="202020"/>
          <w:spacing w:val="-2"/>
        </w:rPr>
        <w:t>to</w:t>
      </w:r>
      <w:r>
        <w:rPr>
          <w:color w:val="202020"/>
          <w:spacing w:val="-8"/>
        </w:rPr>
        <w:t xml:space="preserve"> </w:t>
      </w:r>
      <w:r>
        <w:rPr>
          <w:color w:val="202020"/>
          <w:spacing w:val="-2"/>
        </w:rPr>
        <w:t>Millenia</w:t>
      </w:r>
      <w:r>
        <w:rPr>
          <w:color w:val="202020"/>
          <w:spacing w:val="-9"/>
        </w:rPr>
        <w:t xml:space="preserve"> </w:t>
      </w:r>
      <w:r>
        <w:rPr>
          <w:color w:val="202020"/>
          <w:spacing w:val="-2"/>
        </w:rPr>
        <w:t>from</w:t>
      </w:r>
      <w:r>
        <w:rPr>
          <w:color w:val="202020"/>
          <w:spacing w:val="-7"/>
        </w:rPr>
        <w:t xml:space="preserve"> </w:t>
      </w:r>
      <w:r>
        <w:rPr>
          <w:color w:val="202020"/>
          <w:spacing w:val="-2"/>
        </w:rPr>
        <w:t>the</w:t>
      </w:r>
      <w:r>
        <w:rPr>
          <w:color w:val="202020"/>
          <w:spacing w:val="-4"/>
        </w:rPr>
        <w:t xml:space="preserve"> </w:t>
      </w:r>
      <w:r>
        <w:rPr>
          <w:color w:val="202020"/>
          <w:spacing w:val="-2"/>
        </w:rPr>
        <w:t xml:space="preserve">account </w:t>
      </w:r>
      <w:r>
        <w:t>established</w:t>
      </w:r>
      <w:r>
        <w:rPr>
          <w:spacing w:val="-7"/>
        </w:rPr>
        <w:t xml:space="preserve"> </w:t>
      </w:r>
      <w:r>
        <w:t>for such</w:t>
      </w:r>
      <w:r>
        <w:rPr>
          <w:spacing w:val="-3"/>
        </w:rPr>
        <w:t xml:space="preserve"> </w:t>
      </w:r>
      <w:r>
        <w:rPr>
          <w:color w:val="202020"/>
        </w:rPr>
        <w:t>closing</w:t>
      </w:r>
      <w:r>
        <w:rPr>
          <w:color w:val="202020"/>
          <w:spacing w:val="-3"/>
        </w:rPr>
        <w:t xml:space="preserve"> </w:t>
      </w:r>
      <w:r>
        <w:t>or</w:t>
      </w:r>
      <w:r>
        <w:rPr>
          <w:spacing w:val="-6"/>
        </w:rPr>
        <w:t xml:space="preserve"> </w:t>
      </w:r>
      <w:r>
        <w:rPr>
          <w:color w:val="202020"/>
        </w:rPr>
        <w:t>in</w:t>
      </w:r>
      <w:r>
        <w:rPr>
          <w:color w:val="202020"/>
          <w:spacing w:val="-7"/>
        </w:rPr>
        <w:t xml:space="preserve"> </w:t>
      </w:r>
      <w:r>
        <w:t>such</w:t>
      </w:r>
      <w:r>
        <w:rPr>
          <w:spacing w:val="-7"/>
        </w:rPr>
        <w:t xml:space="preserve"> </w:t>
      </w:r>
      <w:r>
        <w:t>other</w:t>
      </w:r>
      <w:r>
        <w:rPr>
          <w:spacing w:val="-6"/>
        </w:rPr>
        <w:t xml:space="preserve"> </w:t>
      </w:r>
      <w:r>
        <w:rPr>
          <w:color w:val="202020"/>
        </w:rPr>
        <w:t>manner</w:t>
      </w:r>
      <w:r>
        <w:rPr>
          <w:color w:val="202020"/>
          <w:spacing w:val="-1"/>
        </w:rPr>
        <w:t xml:space="preserve"> </w:t>
      </w:r>
      <w:r>
        <w:t>as</w:t>
      </w:r>
      <w:r>
        <w:rPr>
          <w:spacing w:val="-9"/>
        </w:rPr>
        <w:t xml:space="preserve"> </w:t>
      </w:r>
      <w:r>
        <w:t>may</w:t>
      </w:r>
      <w:r>
        <w:rPr>
          <w:spacing w:val="-12"/>
        </w:rPr>
        <w:t xml:space="preserve"> </w:t>
      </w:r>
      <w:r>
        <w:t>be</w:t>
      </w:r>
      <w:r>
        <w:rPr>
          <w:spacing w:val="-4"/>
        </w:rPr>
        <w:t xml:space="preserve"> </w:t>
      </w:r>
      <w:r>
        <w:rPr>
          <w:color w:val="202020"/>
        </w:rPr>
        <w:t>acceptable</w:t>
      </w:r>
      <w:r>
        <w:rPr>
          <w:color w:val="202020"/>
          <w:spacing w:val="-8"/>
        </w:rPr>
        <w:t xml:space="preserve"> </w:t>
      </w:r>
      <w:r>
        <w:t xml:space="preserve">to Millenia. </w:t>
      </w:r>
      <w:proofErr w:type="gramStart"/>
      <w:r>
        <w:t>Company</w:t>
      </w:r>
      <w:proofErr w:type="gramEnd"/>
      <w:r>
        <w:t xml:space="preserve"> shall establish and maintain an SEC compliant offering deposit or escrow account</w:t>
      </w:r>
      <w:r>
        <w:rPr>
          <w:spacing w:val="-15"/>
        </w:rPr>
        <w:t xml:space="preserve"> </w:t>
      </w:r>
      <w:r>
        <w:t>with</w:t>
      </w:r>
      <w:r>
        <w:rPr>
          <w:spacing w:val="-12"/>
        </w:rPr>
        <w:t xml:space="preserve"> </w:t>
      </w:r>
      <w:r>
        <w:t>Millenia,</w:t>
      </w:r>
      <w:r>
        <w:rPr>
          <w:spacing w:val="-9"/>
        </w:rPr>
        <w:t xml:space="preserve"> </w:t>
      </w:r>
      <w:r>
        <w:t>LLC</w:t>
      </w:r>
      <w:r>
        <w:rPr>
          <w:spacing w:val="-13"/>
        </w:rPr>
        <w:t xml:space="preserve"> </w:t>
      </w:r>
      <w:r>
        <w:t>for</w:t>
      </w:r>
      <w:r>
        <w:rPr>
          <w:spacing w:val="-15"/>
        </w:rPr>
        <w:t xml:space="preserve"> </w:t>
      </w:r>
      <w:r>
        <w:t>the</w:t>
      </w:r>
      <w:r>
        <w:rPr>
          <w:spacing w:val="-15"/>
        </w:rPr>
        <w:t xml:space="preserve"> </w:t>
      </w:r>
      <w:r>
        <w:t>receipt</w:t>
      </w:r>
      <w:r>
        <w:rPr>
          <w:spacing w:val="-11"/>
        </w:rPr>
        <w:t xml:space="preserve"> </w:t>
      </w:r>
      <w:r>
        <w:t>and</w:t>
      </w:r>
      <w:r>
        <w:rPr>
          <w:spacing w:val="-15"/>
        </w:rPr>
        <w:t xml:space="preserve"> </w:t>
      </w:r>
      <w:r>
        <w:t>disbursement</w:t>
      </w:r>
      <w:r>
        <w:rPr>
          <w:spacing w:val="-11"/>
        </w:rPr>
        <w:t xml:space="preserve"> </w:t>
      </w:r>
      <w:r>
        <w:t>of</w:t>
      </w:r>
      <w:r>
        <w:rPr>
          <w:spacing w:val="-15"/>
        </w:rPr>
        <w:t xml:space="preserve"> </w:t>
      </w:r>
      <w:r>
        <w:t>funds</w:t>
      </w:r>
      <w:r>
        <w:rPr>
          <w:spacing w:val="-14"/>
        </w:rPr>
        <w:t xml:space="preserve"> </w:t>
      </w:r>
      <w:r>
        <w:t>for</w:t>
      </w:r>
      <w:r>
        <w:rPr>
          <w:spacing w:val="-10"/>
        </w:rPr>
        <w:t xml:space="preserve"> </w:t>
      </w:r>
      <w:r>
        <w:t>the</w:t>
      </w:r>
      <w:r>
        <w:rPr>
          <w:spacing w:val="-15"/>
        </w:rPr>
        <w:t xml:space="preserve"> </w:t>
      </w:r>
      <w:r>
        <w:t>closing</w:t>
      </w:r>
      <w:r>
        <w:rPr>
          <w:spacing w:val="-15"/>
        </w:rPr>
        <w:t xml:space="preserve"> </w:t>
      </w:r>
      <w:r>
        <w:t>of any</w:t>
      </w:r>
      <w:r>
        <w:rPr>
          <w:spacing w:val="-2"/>
        </w:rPr>
        <w:t xml:space="preserve"> </w:t>
      </w:r>
      <w:r>
        <w:t>Financing or Transaction, as applicable. The</w:t>
      </w:r>
      <w:r>
        <w:rPr>
          <w:spacing w:val="-3"/>
        </w:rPr>
        <w:t xml:space="preserve"> </w:t>
      </w:r>
      <w:r>
        <w:t>cash Fees for the</w:t>
      </w:r>
      <w:r>
        <w:rPr>
          <w:spacing w:val="-3"/>
        </w:rPr>
        <w:t xml:space="preserve"> </w:t>
      </w:r>
      <w:r>
        <w:t xml:space="preserve">escrow or offering deposit account shall be based on the following sliding scale of the gross proceeds received </w:t>
      </w:r>
      <w:r>
        <w:rPr>
          <w:color w:val="202020"/>
        </w:rPr>
        <w:t xml:space="preserve">in the </w:t>
      </w:r>
      <w:r>
        <w:t>Financing or Transaction.</w:t>
      </w:r>
    </w:p>
    <w:p w14:paraId="41E366D2" w14:textId="77777777" w:rsidR="00DC57FC" w:rsidRDefault="00DC57FC">
      <w:pPr>
        <w:pStyle w:val="BodyText"/>
        <w:spacing w:before="9"/>
        <w:rPr>
          <w:sz w:val="21"/>
        </w:rPr>
      </w:pPr>
    </w:p>
    <w:tbl>
      <w:tblPr>
        <w:tblW w:w="0" w:type="auto"/>
        <w:tblInd w:w="1354" w:type="dxa"/>
        <w:tblLayout w:type="fixed"/>
        <w:tblCellMar>
          <w:left w:w="0" w:type="dxa"/>
          <w:right w:w="0" w:type="dxa"/>
        </w:tblCellMar>
        <w:tblLook w:val="01E0" w:firstRow="1" w:lastRow="1" w:firstColumn="1" w:lastColumn="1" w:noHBand="0" w:noVBand="0"/>
      </w:tblPr>
      <w:tblGrid>
        <w:gridCol w:w="3626"/>
        <w:gridCol w:w="882"/>
        <w:gridCol w:w="1341"/>
      </w:tblGrid>
      <w:tr w:rsidR="00DC57FC" w14:paraId="4B7BF539" w14:textId="77777777">
        <w:trPr>
          <w:trHeight w:val="269"/>
        </w:trPr>
        <w:tc>
          <w:tcPr>
            <w:tcW w:w="3626" w:type="dxa"/>
          </w:tcPr>
          <w:p w14:paraId="4BEC54AA" w14:textId="77777777" w:rsidR="00DC57FC" w:rsidRDefault="00000000">
            <w:pPr>
              <w:pStyle w:val="TableParagraph"/>
              <w:ind w:left="50"/>
              <w:rPr>
                <w:sz w:val="24"/>
              </w:rPr>
            </w:pPr>
            <w:r>
              <w:rPr>
                <w:sz w:val="24"/>
              </w:rPr>
              <w:t>Amount:</w:t>
            </w:r>
            <w:r>
              <w:rPr>
                <w:spacing w:val="26"/>
                <w:sz w:val="24"/>
              </w:rPr>
              <w:t xml:space="preserve">  </w:t>
            </w:r>
            <w:r>
              <w:rPr>
                <w:sz w:val="24"/>
              </w:rPr>
              <w:t>0</w:t>
            </w:r>
            <w:r>
              <w:rPr>
                <w:spacing w:val="-12"/>
                <w:sz w:val="24"/>
              </w:rPr>
              <w:t xml:space="preserve"> </w:t>
            </w:r>
            <w:r>
              <w:rPr>
                <w:sz w:val="24"/>
              </w:rPr>
              <w:t>to</w:t>
            </w:r>
            <w:r>
              <w:rPr>
                <w:spacing w:val="-17"/>
                <w:sz w:val="24"/>
              </w:rPr>
              <w:t xml:space="preserve"> </w:t>
            </w:r>
            <w:r>
              <w:rPr>
                <w:spacing w:val="-2"/>
                <w:sz w:val="24"/>
              </w:rPr>
              <w:t>$500,000</w:t>
            </w:r>
          </w:p>
        </w:tc>
        <w:tc>
          <w:tcPr>
            <w:tcW w:w="882" w:type="dxa"/>
          </w:tcPr>
          <w:p w14:paraId="4478D772" w14:textId="77777777" w:rsidR="00DC57FC" w:rsidRDefault="00000000">
            <w:pPr>
              <w:pStyle w:val="TableParagraph"/>
              <w:ind w:left="326"/>
              <w:rPr>
                <w:sz w:val="24"/>
              </w:rPr>
            </w:pPr>
            <w:r>
              <w:rPr>
                <w:spacing w:val="-4"/>
                <w:sz w:val="24"/>
              </w:rPr>
              <w:t>Fee:</w:t>
            </w:r>
          </w:p>
        </w:tc>
        <w:tc>
          <w:tcPr>
            <w:tcW w:w="1341" w:type="dxa"/>
          </w:tcPr>
          <w:p w14:paraId="6AEE1A83" w14:textId="77777777" w:rsidR="00DC57FC" w:rsidRDefault="00000000">
            <w:pPr>
              <w:pStyle w:val="TableParagraph"/>
              <w:rPr>
                <w:sz w:val="24"/>
              </w:rPr>
            </w:pPr>
            <w:r>
              <w:rPr>
                <w:spacing w:val="-2"/>
                <w:sz w:val="24"/>
              </w:rPr>
              <w:t>0.10%</w:t>
            </w:r>
          </w:p>
        </w:tc>
      </w:tr>
      <w:tr w:rsidR="00DC57FC" w14:paraId="0671F5D3" w14:textId="77777777">
        <w:trPr>
          <w:trHeight w:val="268"/>
        </w:trPr>
        <w:tc>
          <w:tcPr>
            <w:tcW w:w="3626" w:type="dxa"/>
          </w:tcPr>
          <w:p w14:paraId="6D7B5941" w14:textId="77777777" w:rsidR="00DC57FC" w:rsidRDefault="00000000">
            <w:pPr>
              <w:pStyle w:val="TableParagraph"/>
              <w:spacing w:line="249" w:lineRule="exact"/>
              <w:ind w:left="1072"/>
              <w:rPr>
                <w:sz w:val="24"/>
              </w:rPr>
            </w:pPr>
            <w:r>
              <w:rPr>
                <w:spacing w:val="-2"/>
                <w:sz w:val="24"/>
              </w:rPr>
              <w:t>$500,001</w:t>
            </w:r>
            <w:r>
              <w:rPr>
                <w:spacing w:val="-14"/>
                <w:sz w:val="24"/>
              </w:rPr>
              <w:t xml:space="preserve"> </w:t>
            </w:r>
            <w:r>
              <w:rPr>
                <w:spacing w:val="-2"/>
                <w:sz w:val="24"/>
              </w:rPr>
              <w:t>to</w:t>
            </w:r>
            <w:r>
              <w:rPr>
                <w:spacing w:val="-8"/>
                <w:sz w:val="24"/>
              </w:rPr>
              <w:t xml:space="preserve"> </w:t>
            </w:r>
            <w:r>
              <w:rPr>
                <w:spacing w:val="-2"/>
                <w:sz w:val="24"/>
              </w:rPr>
              <w:t>$1,000,000</w:t>
            </w:r>
          </w:p>
        </w:tc>
        <w:tc>
          <w:tcPr>
            <w:tcW w:w="882" w:type="dxa"/>
          </w:tcPr>
          <w:p w14:paraId="301C12BE" w14:textId="77777777" w:rsidR="00DC57FC" w:rsidRDefault="00DC57FC">
            <w:pPr>
              <w:pStyle w:val="TableParagraph"/>
              <w:spacing w:line="240" w:lineRule="auto"/>
              <w:ind w:left="0"/>
              <w:rPr>
                <w:sz w:val="18"/>
              </w:rPr>
            </w:pPr>
          </w:p>
        </w:tc>
        <w:tc>
          <w:tcPr>
            <w:tcW w:w="1341" w:type="dxa"/>
          </w:tcPr>
          <w:p w14:paraId="4007CDE1" w14:textId="77777777" w:rsidR="00DC57FC" w:rsidRDefault="00000000">
            <w:pPr>
              <w:pStyle w:val="TableParagraph"/>
              <w:spacing w:line="249" w:lineRule="exact"/>
              <w:rPr>
                <w:sz w:val="24"/>
              </w:rPr>
            </w:pPr>
            <w:r>
              <w:rPr>
                <w:spacing w:val="-2"/>
                <w:sz w:val="24"/>
              </w:rPr>
              <w:t>0.25%</w:t>
            </w:r>
          </w:p>
        </w:tc>
      </w:tr>
      <w:tr w:rsidR="00DC57FC" w14:paraId="16277451" w14:textId="77777777">
        <w:trPr>
          <w:trHeight w:val="264"/>
        </w:trPr>
        <w:tc>
          <w:tcPr>
            <w:tcW w:w="3626" w:type="dxa"/>
          </w:tcPr>
          <w:p w14:paraId="5CF06542" w14:textId="77777777" w:rsidR="00DC57FC" w:rsidRDefault="00000000">
            <w:pPr>
              <w:pStyle w:val="TableParagraph"/>
              <w:spacing w:line="245" w:lineRule="exact"/>
              <w:ind w:left="1072"/>
              <w:rPr>
                <w:sz w:val="24"/>
              </w:rPr>
            </w:pPr>
            <w:r>
              <w:rPr>
                <w:spacing w:val="-4"/>
                <w:sz w:val="24"/>
              </w:rPr>
              <w:t>$1,000,001</w:t>
            </w:r>
            <w:r>
              <w:rPr>
                <w:spacing w:val="-12"/>
                <w:sz w:val="24"/>
              </w:rPr>
              <w:t xml:space="preserve"> </w:t>
            </w:r>
            <w:r>
              <w:rPr>
                <w:spacing w:val="-4"/>
                <w:sz w:val="24"/>
              </w:rPr>
              <w:t>and</w:t>
            </w:r>
            <w:r>
              <w:rPr>
                <w:spacing w:val="-13"/>
                <w:sz w:val="24"/>
              </w:rPr>
              <w:t xml:space="preserve"> </w:t>
            </w:r>
            <w:r>
              <w:rPr>
                <w:spacing w:val="-5"/>
                <w:sz w:val="24"/>
              </w:rPr>
              <w:t>up</w:t>
            </w:r>
          </w:p>
        </w:tc>
        <w:tc>
          <w:tcPr>
            <w:tcW w:w="882" w:type="dxa"/>
          </w:tcPr>
          <w:p w14:paraId="0D698B5E" w14:textId="77777777" w:rsidR="00DC57FC" w:rsidRDefault="00DC57FC">
            <w:pPr>
              <w:pStyle w:val="TableParagraph"/>
              <w:spacing w:line="240" w:lineRule="auto"/>
              <w:ind w:left="0"/>
              <w:rPr>
                <w:sz w:val="18"/>
              </w:rPr>
            </w:pPr>
          </w:p>
        </w:tc>
        <w:tc>
          <w:tcPr>
            <w:tcW w:w="1341" w:type="dxa"/>
          </w:tcPr>
          <w:p w14:paraId="25144854" w14:textId="77777777" w:rsidR="00DC57FC" w:rsidRDefault="00000000">
            <w:pPr>
              <w:pStyle w:val="TableParagraph"/>
              <w:spacing w:line="245" w:lineRule="exact"/>
              <w:rPr>
                <w:sz w:val="24"/>
              </w:rPr>
            </w:pPr>
            <w:r>
              <w:rPr>
                <w:spacing w:val="-2"/>
                <w:sz w:val="24"/>
              </w:rPr>
              <w:t>Max</w:t>
            </w:r>
            <w:r>
              <w:rPr>
                <w:spacing w:val="-12"/>
                <w:sz w:val="24"/>
              </w:rPr>
              <w:t xml:space="preserve"> </w:t>
            </w:r>
            <w:r>
              <w:rPr>
                <w:spacing w:val="-2"/>
                <w:sz w:val="24"/>
              </w:rPr>
              <w:t>$5,000</w:t>
            </w:r>
          </w:p>
        </w:tc>
      </w:tr>
    </w:tbl>
    <w:p w14:paraId="02A60AF1" w14:textId="77777777" w:rsidR="00DC57FC" w:rsidRDefault="00DC57FC">
      <w:pPr>
        <w:pStyle w:val="BodyText"/>
        <w:rPr>
          <w:sz w:val="26"/>
        </w:rPr>
      </w:pPr>
    </w:p>
    <w:p w14:paraId="36FE65EA" w14:textId="77777777" w:rsidR="00DC57FC" w:rsidRDefault="00DC57FC">
      <w:pPr>
        <w:pStyle w:val="BodyText"/>
        <w:rPr>
          <w:sz w:val="27"/>
        </w:rPr>
      </w:pPr>
    </w:p>
    <w:p w14:paraId="58989BD9" w14:textId="77777777" w:rsidR="00DC57FC" w:rsidRDefault="00000000">
      <w:pPr>
        <w:pStyle w:val="BodyText"/>
        <w:ind w:left="1377" w:right="156"/>
        <w:jc w:val="both"/>
      </w:pPr>
      <w:r>
        <w:t>In</w:t>
      </w:r>
      <w:r>
        <w:rPr>
          <w:spacing w:val="-15"/>
        </w:rPr>
        <w:t xml:space="preserve"> </w:t>
      </w:r>
      <w:r>
        <w:t>the</w:t>
      </w:r>
      <w:r>
        <w:rPr>
          <w:spacing w:val="-15"/>
        </w:rPr>
        <w:t xml:space="preserve"> </w:t>
      </w:r>
      <w:r>
        <w:t>event</w:t>
      </w:r>
      <w:r>
        <w:rPr>
          <w:spacing w:val="-15"/>
        </w:rPr>
        <w:t xml:space="preserve"> </w:t>
      </w:r>
      <w:r>
        <w:t>the</w:t>
      </w:r>
      <w:r>
        <w:rPr>
          <w:spacing w:val="-15"/>
        </w:rPr>
        <w:t xml:space="preserve"> </w:t>
      </w:r>
      <w:r>
        <w:t>Fees</w:t>
      </w:r>
      <w:r>
        <w:rPr>
          <w:spacing w:val="-14"/>
        </w:rPr>
        <w:t xml:space="preserve"> </w:t>
      </w:r>
      <w:r>
        <w:t>or</w:t>
      </w:r>
      <w:r>
        <w:rPr>
          <w:spacing w:val="-15"/>
        </w:rPr>
        <w:t xml:space="preserve"> </w:t>
      </w:r>
      <w:r>
        <w:t>expense</w:t>
      </w:r>
      <w:r>
        <w:rPr>
          <w:spacing w:val="-13"/>
        </w:rPr>
        <w:t xml:space="preserve"> </w:t>
      </w:r>
      <w:r>
        <w:t>reimbursement</w:t>
      </w:r>
      <w:r>
        <w:rPr>
          <w:spacing w:val="-15"/>
        </w:rPr>
        <w:t xml:space="preserve"> </w:t>
      </w:r>
      <w:r>
        <w:t>becomes</w:t>
      </w:r>
      <w:r>
        <w:rPr>
          <w:spacing w:val="-14"/>
        </w:rPr>
        <w:t xml:space="preserve"> </w:t>
      </w:r>
      <w:r>
        <w:t>delinquent,</w:t>
      </w:r>
      <w:r>
        <w:rPr>
          <w:spacing w:val="-9"/>
        </w:rPr>
        <w:t xml:space="preserve"> </w:t>
      </w:r>
      <w:r>
        <w:t>Millenia</w:t>
      </w:r>
      <w:r>
        <w:rPr>
          <w:spacing w:val="-13"/>
        </w:rPr>
        <w:t xml:space="preserve"> </w:t>
      </w:r>
      <w:r>
        <w:t>employs the</w:t>
      </w:r>
      <w:r>
        <w:rPr>
          <w:spacing w:val="-15"/>
        </w:rPr>
        <w:t xml:space="preserve"> </w:t>
      </w:r>
      <w:r>
        <w:t>same</w:t>
      </w:r>
      <w:r>
        <w:rPr>
          <w:spacing w:val="-15"/>
        </w:rPr>
        <w:t xml:space="preserve"> </w:t>
      </w:r>
      <w:r>
        <w:t>prudent</w:t>
      </w:r>
      <w:r>
        <w:rPr>
          <w:spacing w:val="-15"/>
        </w:rPr>
        <w:t xml:space="preserve"> </w:t>
      </w:r>
      <w:r>
        <w:t>collection</w:t>
      </w:r>
      <w:r>
        <w:rPr>
          <w:spacing w:val="-15"/>
        </w:rPr>
        <w:t xml:space="preserve"> </w:t>
      </w:r>
      <w:r>
        <w:t>procedures</w:t>
      </w:r>
      <w:r>
        <w:rPr>
          <w:spacing w:val="-15"/>
        </w:rPr>
        <w:t xml:space="preserve"> </w:t>
      </w:r>
      <w:r>
        <w:t>as</w:t>
      </w:r>
      <w:r>
        <w:rPr>
          <w:spacing w:val="-15"/>
        </w:rPr>
        <w:t xml:space="preserve"> </w:t>
      </w:r>
      <w:r>
        <w:t>other</w:t>
      </w:r>
      <w:r>
        <w:rPr>
          <w:spacing w:val="-15"/>
        </w:rPr>
        <w:t xml:space="preserve"> </w:t>
      </w:r>
      <w:r>
        <w:t>businesses</w:t>
      </w:r>
      <w:r>
        <w:rPr>
          <w:spacing w:val="-15"/>
        </w:rPr>
        <w:t xml:space="preserve"> </w:t>
      </w:r>
      <w:r>
        <w:t>and,</w:t>
      </w:r>
      <w:r>
        <w:rPr>
          <w:spacing w:val="-15"/>
        </w:rPr>
        <w:t xml:space="preserve"> </w:t>
      </w:r>
      <w:r>
        <w:t>if</w:t>
      </w:r>
      <w:r>
        <w:rPr>
          <w:spacing w:val="-15"/>
        </w:rPr>
        <w:t xml:space="preserve"> </w:t>
      </w:r>
      <w:r>
        <w:t>it</w:t>
      </w:r>
      <w:r>
        <w:rPr>
          <w:spacing w:val="-15"/>
        </w:rPr>
        <w:t xml:space="preserve"> </w:t>
      </w:r>
      <w:r>
        <w:t>becomes</w:t>
      </w:r>
      <w:r>
        <w:rPr>
          <w:spacing w:val="-15"/>
        </w:rPr>
        <w:t xml:space="preserve"> </w:t>
      </w:r>
      <w:r>
        <w:t>necessary to file suit or to engage a collection agency for the collection of any Fees and/or expenses, Company</w:t>
      </w:r>
      <w:r>
        <w:rPr>
          <w:spacing w:val="-3"/>
        </w:rPr>
        <w:t xml:space="preserve"> </w:t>
      </w:r>
      <w:r>
        <w:t>shall</w:t>
      </w:r>
      <w:r>
        <w:rPr>
          <w:spacing w:val="-3"/>
        </w:rPr>
        <w:t xml:space="preserve"> </w:t>
      </w:r>
      <w:r>
        <w:t>pay</w:t>
      </w:r>
      <w:r>
        <w:rPr>
          <w:spacing w:val="-3"/>
        </w:rPr>
        <w:t xml:space="preserve"> </w:t>
      </w:r>
      <w:r>
        <w:t>all</w:t>
      </w:r>
      <w:r>
        <w:rPr>
          <w:spacing w:val="-6"/>
        </w:rPr>
        <w:t xml:space="preserve"> </w:t>
      </w:r>
      <w:r>
        <w:t>related</w:t>
      </w:r>
      <w:r>
        <w:rPr>
          <w:spacing w:val="-7"/>
        </w:rPr>
        <w:t xml:space="preserve"> </w:t>
      </w:r>
      <w:r>
        <w:t>costs</w:t>
      </w:r>
      <w:r>
        <w:rPr>
          <w:spacing w:val="-5"/>
        </w:rPr>
        <w:t xml:space="preserve"> </w:t>
      </w:r>
      <w:r>
        <w:t>and</w:t>
      </w:r>
      <w:r>
        <w:rPr>
          <w:spacing w:val="-7"/>
        </w:rPr>
        <w:t xml:space="preserve"> </w:t>
      </w:r>
      <w:r>
        <w:t>expenses</w:t>
      </w:r>
      <w:r>
        <w:rPr>
          <w:spacing w:val="-5"/>
        </w:rPr>
        <w:t xml:space="preserve"> </w:t>
      </w:r>
      <w:r>
        <w:t>of such</w:t>
      </w:r>
      <w:r>
        <w:rPr>
          <w:spacing w:val="-3"/>
        </w:rPr>
        <w:t xml:space="preserve"> </w:t>
      </w:r>
      <w:r>
        <w:t>collection</w:t>
      </w:r>
      <w:r>
        <w:rPr>
          <w:spacing w:val="-3"/>
        </w:rPr>
        <w:t xml:space="preserve"> </w:t>
      </w:r>
      <w:r>
        <w:t>efforts, including reasonable attorney fees.</w:t>
      </w:r>
    </w:p>
    <w:p w14:paraId="719FBC81" w14:textId="77777777" w:rsidR="00DC57FC" w:rsidRDefault="00DC57FC">
      <w:pPr>
        <w:jc w:val="both"/>
        <w:sectPr w:rsidR="00DC57FC">
          <w:pgSz w:w="12240" w:h="15840"/>
          <w:pgMar w:top="1240" w:right="1260" w:bottom="1340" w:left="1200" w:header="0" w:footer="1147" w:gutter="0"/>
          <w:cols w:space="720"/>
        </w:sectPr>
      </w:pPr>
    </w:p>
    <w:p w14:paraId="180F978D" w14:textId="77777777" w:rsidR="00DC57FC" w:rsidRDefault="00000000">
      <w:pPr>
        <w:pStyle w:val="Heading1"/>
        <w:numPr>
          <w:ilvl w:val="0"/>
          <w:numId w:val="4"/>
        </w:numPr>
        <w:tabs>
          <w:tab w:val="left" w:pos="921"/>
          <w:tab w:val="left" w:pos="922"/>
        </w:tabs>
        <w:ind w:left="921" w:hanging="702"/>
        <w:rPr>
          <w:b w:val="0"/>
          <w:u w:val="none"/>
        </w:rPr>
      </w:pPr>
      <w:bookmarkStart w:id="9" w:name="3._Certain_Matters_Relating_to_Millenia’"/>
      <w:bookmarkEnd w:id="9"/>
      <w:r>
        <w:lastRenderedPageBreak/>
        <w:t>Certain</w:t>
      </w:r>
      <w:r>
        <w:rPr>
          <w:spacing w:val="-5"/>
        </w:rPr>
        <w:t xml:space="preserve"> </w:t>
      </w:r>
      <w:r>
        <w:t>Matters</w:t>
      </w:r>
      <w:r>
        <w:rPr>
          <w:spacing w:val="-8"/>
        </w:rPr>
        <w:t xml:space="preserve"> </w:t>
      </w:r>
      <w:r>
        <w:t>Relating</w:t>
      </w:r>
      <w:r>
        <w:rPr>
          <w:spacing w:val="-11"/>
        </w:rPr>
        <w:t xml:space="preserve"> </w:t>
      </w:r>
      <w:r>
        <w:t>to</w:t>
      </w:r>
      <w:r>
        <w:rPr>
          <w:spacing w:val="-14"/>
        </w:rPr>
        <w:t xml:space="preserve"> </w:t>
      </w:r>
      <w:r>
        <w:t>Millenia’s</w:t>
      </w:r>
      <w:r>
        <w:rPr>
          <w:spacing w:val="-12"/>
        </w:rPr>
        <w:t xml:space="preserve"> </w:t>
      </w:r>
      <w:r>
        <w:rPr>
          <w:spacing w:val="-2"/>
        </w:rPr>
        <w:t>Duties</w:t>
      </w:r>
      <w:r>
        <w:rPr>
          <w:b w:val="0"/>
          <w:spacing w:val="-2"/>
          <w:u w:val="none"/>
        </w:rPr>
        <w:t>:</w:t>
      </w:r>
    </w:p>
    <w:p w14:paraId="2935CB46" w14:textId="77777777" w:rsidR="00DC57FC" w:rsidRDefault="00DC57FC">
      <w:pPr>
        <w:pStyle w:val="BodyText"/>
        <w:spacing w:before="7"/>
        <w:rPr>
          <w:sz w:val="16"/>
        </w:rPr>
      </w:pPr>
    </w:p>
    <w:p w14:paraId="0FC4081C" w14:textId="77777777" w:rsidR="00DC57FC" w:rsidRDefault="00000000">
      <w:pPr>
        <w:pStyle w:val="ListParagraph"/>
        <w:numPr>
          <w:ilvl w:val="0"/>
          <w:numId w:val="3"/>
        </w:numPr>
        <w:tabs>
          <w:tab w:val="left" w:pos="1647"/>
        </w:tabs>
        <w:spacing w:before="90" w:line="242" w:lineRule="auto"/>
        <w:ind w:right="153"/>
        <w:jc w:val="both"/>
        <w:rPr>
          <w:sz w:val="24"/>
        </w:rPr>
      </w:pPr>
      <w:r>
        <w:rPr>
          <w:sz w:val="24"/>
        </w:rPr>
        <w:t>Millenia</w:t>
      </w:r>
      <w:r>
        <w:rPr>
          <w:spacing w:val="-4"/>
          <w:sz w:val="24"/>
        </w:rPr>
        <w:t xml:space="preserve"> </w:t>
      </w:r>
      <w:r>
        <w:rPr>
          <w:sz w:val="24"/>
        </w:rPr>
        <w:t>shall</w:t>
      </w:r>
      <w:r>
        <w:rPr>
          <w:spacing w:val="-6"/>
          <w:sz w:val="24"/>
        </w:rPr>
        <w:t xml:space="preserve"> </w:t>
      </w:r>
      <w:r>
        <w:rPr>
          <w:sz w:val="24"/>
        </w:rPr>
        <w:t>(</w:t>
      </w:r>
      <w:proofErr w:type="spellStart"/>
      <w:r>
        <w:rPr>
          <w:sz w:val="24"/>
        </w:rPr>
        <w:t>i</w:t>
      </w:r>
      <w:proofErr w:type="spellEnd"/>
      <w:r>
        <w:rPr>
          <w:sz w:val="24"/>
        </w:rPr>
        <w:t>)</w:t>
      </w:r>
      <w:r>
        <w:rPr>
          <w:spacing w:val="-10"/>
          <w:sz w:val="24"/>
        </w:rPr>
        <w:t xml:space="preserve"> </w:t>
      </w:r>
      <w:r>
        <w:rPr>
          <w:sz w:val="24"/>
        </w:rPr>
        <w:t>assist</w:t>
      </w:r>
      <w:r>
        <w:rPr>
          <w:spacing w:val="-2"/>
          <w:sz w:val="24"/>
        </w:rPr>
        <w:t xml:space="preserve"> </w:t>
      </w:r>
      <w:r>
        <w:rPr>
          <w:sz w:val="24"/>
        </w:rPr>
        <w:t>Company</w:t>
      </w:r>
      <w:r>
        <w:rPr>
          <w:spacing w:val="-3"/>
          <w:sz w:val="24"/>
        </w:rPr>
        <w:t xml:space="preserve"> </w:t>
      </w:r>
      <w:r>
        <w:rPr>
          <w:sz w:val="24"/>
        </w:rPr>
        <w:t>in</w:t>
      </w:r>
      <w:r>
        <w:rPr>
          <w:spacing w:val="-7"/>
          <w:sz w:val="24"/>
        </w:rPr>
        <w:t xml:space="preserve"> </w:t>
      </w:r>
      <w:r>
        <w:rPr>
          <w:sz w:val="24"/>
        </w:rPr>
        <w:t>the</w:t>
      </w:r>
      <w:r>
        <w:rPr>
          <w:spacing w:val="-8"/>
          <w:sz w:val="24"/>
        </w:rPr>
        <w:t xml:space="preserve"> </w:t>
      </w:r>
      <w:r>
        <w:rPr>
          <w:sz w:val="24"/>
        </w:rPr>
        <w:t>preparation</w:t>
      </w:r>
      <w:r>
        <w:rPr>
          <w:spacing w:val="-7"/>
          <w:sz w:val="24"/>
        </w:rPr>
        <w:t xml:space="preserve"> </w:t>
      </w:r>
      <w:r>
        <w:rPr>
          <w:sz w:val="24"/>
        </w:rPr>
        <w:t>of</w:t>
      </w:r>
      <w:r>
        <w:rPr>
          <w:spacing w:val="-10"/>
          <w:sz w:val="24"/>
        </w:rPr>
        <w:t xml:space="preserve"> </w:t>
      </w:r>
      <w:r>
        <w:rPr>
          <w:sz w:val="24"/>
        </w:rPr>
        <w:t>information</w:t>
      </w:r>
      <w:r>
        <w:rPr>
          <w:spacing w:val="-12"/>
          <w:sz w:val="24"/>
        </w:rPr>
        <w:t xml:space="preserve"> </w:t>
      </w:r>
      <w:r>
        <w:rPr>
          <w:sz w:val="24"/>
        </w:rPr>
        <w:t>documents</w:t>
      </w:r>
      <w:r>
        <w:rPr>
          <w:spacing w:val="-9"/>
          <w:sz w:val="24"/>
        </w:rPr>
        <w:t xml:space="preserve"> </w:t>
      </w:r>
      <w:r>
        <w:rPr>
          <w:sz w:val="24"/>
        </w:rPr>
        <w:t>to</w:t>
      </w:r>
      <w:r>
        <w:rPr>
          <w:spacing w:val="-12"/>
          <w:sz w:val="24"/>
        </w:rPr>
        <w:t xml:space="preserve"> </w:t>
      </w:r>
      <w:r>
        <w:rPr>
          <w:sz w:val="24"/>
        </w:rPr>
        <w:t>be shared with potential Investors (ii) identify and screen potential Investors, and</w:t>
      </w:r>
    </w:p>
    <w:p w14:paraId="6E77DF2E" w14:textId="77777777" w:rsidR="00DC57FC" w:rsidRDefault="00000000">
      <w:pPr>
        <w:pStyle w:val="BodyText"/>
        <w:spacing w:line="266" w:lineRule="exact"/>
        <w:ind w:left="1646"/>
      </w:pPr>
      <w:r>
        <w:t>(iii)</w:t>
      </w:r>
      <w:r>
        <w:rPr>
          <w:spacing w:val="-14"/>
        </w:rPr>
        <w:t xml:space="preserve"> </w:t>
      </w:r>
      <w:r>
        <w:t>perform</w:t>
      </w:r>
      <w:r>
        <w:rPr>
          <w:spacing w:val="-10"/>
        </w:rPr>
        <w:t xml:space="preserve"> </w:t>
      </w:r>
      <w:r>
        <w:t>other</w:t>
      </w:r>
      <w:r>
        <w:rPr>
          <w:spacing w:val="-13"/>
        </w:rPr>
        <w:t xml:space="preserve"> </w:t>
      </w:r>
      <w:r>
        <w:t>related</w:t>
      </w:r>
      <w:r>
        <w:rPr>
          <w:spacing w:val="-10"/>
        </w:rPr>
        <w:t xml:space="preserve"> </w:t>
      </w:r>
      <w:r>
        <w:rPr>
          <w:spacing w:val="-2"/>
        </w:rPr>
        <w:t>duties.</w:t>
      </w:r>
    </w:p>
    <w:p w14:paraId="07B9CCB8" w14:textId="77777777" w:rsidR="00DC57FC" w:rsidRDefault="00DC57FC">
      <w:pPr>
        <w:pStyle w:val="BodyText"/>
      </w:pPr>
    </w:p>
    <w:p w14:paraId="7DEF5C9F" w14:textId="77777777" w:rsidR="00DC57FC" w:rsidRDefault="00000000">
      <w:pPr>
        <w:pStyle w:val="ListParagraph"/>
        <w:numPr>
          <w:ilvl w:val="0"/>
          <w:numId w:val="3"/>
        </w:numPr>
        <w:tabs>
          <w:tab w:val="left" w:pos="1647"/>
        </w:tabs>
        <w:ind w:right="163"/>
        <w:jc w:val="both"/>
        <w:rPr>
          <w:sz w:val="24"/>
        </w:rPr>
      </w:pPr>
      <w:r>
        <w:rPr>
          <w:sz w:val="24"/>
        </w:rPr>
        <w:t>Millenia</w:t>
      </w:r>
      <w:r>
        <w:rPr>
          <w:spacing w:val="-3"/>
          <w:sz w:val="24"/>
        </w:rPr>
        <w:t xml:space="preserve"> </w:t>
      </w:r>
      <w:r>
        <w:rPr>
          <w:sz w:val="24"/>
        </w:rPr>
        <w:t>shall perform its</w:t>
      </w:r>
      <w:r>
        <w:rPr>
          <w:spacing w:val="-4"/>
          <w:sz w:val="24"/>
        </w:rPr>
        <w:t xml:space="preserve"> </w:t>
      </w:r>
      <w:r>
        <w:rPr>
          <w:sz w:val="24"/>
        </w:rPr>
        <w:t>duties under this Agreement in a</w:t>
      </w:r>
      <w:r>
        <w:rPr>
          <w:spacing w:val="-3"/>
          <w:sz w:val="24"/>
        </w:rPr>
        <w:t xml:space="preserve"> </w:t>
      </w:r>
      <w:r>
        <w:rPr>
          <w:sz w:val="24"/>
        </w:rPr>
        <w:t>manner consistent with the instructions of the Company. Such performance shall include the delivery of information to potential interested parties, conducting due diligence, and leading discussions with potential Investors.</w:t>
      </w:r>
    </w:p>
    <w:p w14:paraId="62C13F4A" w14:textId="77777777" w:rsidR="00DC57FC" w:rsidRDefault="00DC57FC">
      <w:pPr>
        <w:pStyle w:val="BodyText"/>
        <w:spacing w:before="9"/>
        <w:rPr>
          <w:sz w:val="23"/>
        </w:rPr>
      </w:pPr>
    </w:p>
    <w:p w14:paraId="2AA5D9B8" w14:textId="77777777" w:rsidR="00DC57FC" w:rsidRDefault="00000000">
      <w:pPr>
        <w:pStyle w:val="ListParagraph"/>
        <w:numPr>
          <w:ilvl w:val="0"/>
          <w:numId w:val="3"/>
        </w:numPr>
        <w:tabs>
          <w:tab w:val="left" w:pos="1647"/>
        </w:tabs>
        <w:jc w:val="both"/>
        <w:rPr>
          <w:sz w:val="24"/>
        </w:rPr>
      </w:pPr>
      <w:r>
        <w:rPr>
          <w:sz w:val="24"/>
        </w:rPr>
        <w:t>Millenia is and will hereafter act as an independent contractor and not as an employee of the Company and nothing in this Agreement shall be interpreted or construed</w:t>
      </w:r>
      <w:r>
        <w:rPr>
          <w:spacing w:val="-15"/>
          <w:sz w:val="24"/>
        </w:rPr>
        <w:t xml:space="preserve"> </w:t>
      </w:r>
      <w:r>
        <w:rPr>
          <w:sz w:val="24"/>
        </w:rPr>
        <w:t>to</w:t>
      </w:r>
      <w:r>
        <w:rPr>
          <w:spacing w:val="-15"/>
          <w:sz w:val="24"/>
        </w:rPr>
        <w:t xml:space="preserve"> </w:t>
      </w:r>
      <w:r>
        <w:rPr>
          <w:sz w:val="24"/>
        </w:rPr>
        <w:t>create</w:t>
      </w:r>
      <w:r>
        <w:rPr>
          <w:spacing w:val="-15"/>
          <w:sz w:val="24"/>
        </w:rPr>
        <w:t xml:space="preserve"> </w:t>
      </w:r>
      <w:r>
        <w:rPr>
          <w:sz w:val="24"/>
        </w:rPr>
        <w:t>any</w:t>
      </w:r>
      <w:r>
        <w:rPr>
          <w:spacing w:val="-15"/>
          <w:sz w:val="24"/>
        </w:rPr>
        <w:t xml:space="preserve"> </w:t>
      </w:r>
      <w:r>
        <w:rPr>
          <w:sz w:val="24"/>
        </w:rPr>
        <w:t>employment,</w:t>
      </w:r>
      <w:r>
        <w:rPr>
          <w:spacing w:val="-15"/>
          <w:sz w:val="24"/>
        </w:rPr>
        <w:t xml:space="preserve"> </w:t>
      </w:r>
      <w:r>
        <w:rPr>
          <w:sz w:val="24"/>
        </w:rPr>
        <w:t>partnership,</w:t>
      </w:r>
      <w:r>
        <w:rPr>
          <w:spacing w:val="-15"/>
          <w:sz w:val="24"/>
        </w:rPr>
        <w:t xml:space="preserve"> </w:t>
      </w:r>
      <w:r>
        <w:rPr>
          <w:sz w:val="24"/>
        </w:rPr>
        <w:t>joint</w:t>
      </w:r>
      <w:r>
        <w:rPr>
          <w:spacing w:val="-15"/>
          <w:sz w:val="24"/>
        </w:rPr>
        <w:t xml:space="preserve"> </w:t>
      </w:r>
      <w:r>
        <w:rPr>
          <w:sz w:val="24"/>
        </w:rPr>
        <w:t>venture,</w:t>
      </w:r>
      <w:r>
        <w:rPr>
          <w:spacing w:val="-14"/>
          <w:sz w:val="24"/>
        </w:rPr>
        <w:t xml:space="preserve"> </w:t>
      </w:r>
      <w:r>
        <w:rPr>
          <w:sz w:val="24"/>
        </w:rPr>
        <w:t>or</w:t>
      </w:r>
      <w:r>
        <w:rPr>
          <w:spacing w:val="-15"/>
          <w:sz w:val="24"/>
        </w:rPr>
        <w:t xml:space="preserve"> </w:t>
      </w:r>
      <w:r>
        <w:rPr>
          <w:sz w:val="24"/>
        </w:rPr>
        <w:t>other</w:t>
      </w:r>
      <w:r>
        <w:rPr>
          <w:spacing w:val="-15"/>
          <w:sz w:val="24"/>
        </w:rPr>
        <w:t xml:space="preserve"> </w:t>
      </w:r>
      <w:r>
        <w:rPr>
          <w:sz w:val="24"/>
        </w:rPr>
        <w:t>relationship between</w:t>
      </w:r>
      <w:r>
        <w:rPr>
          <w:spacing w:val="-6"/>
          <w:sz w:val="24"/>
        </w:rPr>
        <w:t xml:space="preserve"> </w:t>
      </w:r>
      <w:r>
        <w:rPr>
          <w:sz w:val="24"/>
        </w:rPr>
        <w:t>Millenia</w:t>
      </w:r>
      <w:r>
        <w:rPr>
          <w:spacing w:val="-8"/>
          <w:sz w:val="24"/>
        </w:rPr>
        <w:t xml:space="preserve"> </w:t>
      </w:r>
      <w:r>
        <w:rPr>
          <w:sz w:val="24"/>
        </w:rPr>
        <w:t>and</w:t>
      </w:r>
      <w:r>
        <w:rPr>
          <w:spacing w:val="-7"/>
          <w:sz w:val="24"/>
        </w:rPr>
        <w:t xml:space="preserve"> </w:t>
      </w:r>
      <w:r>
        <w:rPr>
          <w:sz w:val="24"/>
        </w:rPr>
        <w:t>Company. Millenia</w:t>
      </w:r>
      <w:r>
        <w:rPr>
          <w:spacing w:val="-8"/>
          <w:sz w:val="24"/>
        </w:rPr>
        <w:t xml:space="preserve"> </w:t>
      </w:r>
      <w:r>
        <w:rPr>
          <w:sz w:val="24"/>
        </w:rPr>
        <w:t>will</w:t>
      </w:r>
      <w:r>
        <w:rPr>
          <w:spacing w:val="-6"/>
          <w:sz w:val="24"/>
        </w:rPr>
        <w:t xml:space="preserve"> </w:t>
      </w:r>
      <w:r>
        <w:rPr>
          <w:sz w:val="24"/>
        </w:rPr>
        <w:t>not</w:t>
      </w:r>
      <w:r>
        <w:rPr>
          <w:spacing w:val="-15"/>
          <w:sz w:val="24"/>
        </w:rPr>
        <w:t xml:space="preserve"> </w:t>
      </w:r>
      <w:r>
        <w:rPr>
          <w:sz w:val="24"/>
        </w:rPr>
        <w:t>hold</w:t>
      </w:r>
      <w:r>
        <w:rPr>
          <w:spacing w:val="-2"/>
          <w:sz w:val="24"/>
        </w:rPr>
        <w:t xml:space="preserve"> </w:t>
      </w:r>
      <w:r>
        <w:rPr>
          <w:sz w:val="24"/>
        </w:rPr>
        <w:t>itself</w:t>
      </w:r>
      <w:r>
        <w:rPr>
          <w:spacing w:val="-5"/>
          <w:sz w:val="24"/>
        </w:rPr>
        <w:t xml:space="preserve"> </w:t>
      </w:r>
      <w:r>
        <w:rPr>
          <w:sz w:val="24"/>
        </w:rPr>
        <w:t>out</w:t>
      </w:r>
      <w:r>
        <w:rPr>
          <w:spacing w:val="-6"/>
          <w:sz w:val="24"/>
        </w:rPr>
        <w:t xml:space="preserve"> </w:t>
      </w:r>
      <w:r>
        <w:rPr>
          <w:sz w:val="24"/>
        </w:rPr>
        <w:t>as</w:t>
      </w:r>
      <w:r>
        <w:rPr>
          <w:spacing w:val="-8"/>
          <w:sz w:val="24"/>
        </w:rPr>
        <w:t xml:space="preserve"> </w:t>
      </w:r>
      <w:r>
        <w:rPr>
          <w:sz w:val="24"/>
        </w:rPr>
        <w:t>having</w:t>
      </w:r>
      <w:r>
        <w:rPr>
          <w:spacing w:val="-7"/>
          <w:sz w:val="24"/>
        </w:rPr>
        <w:t xml:space="preserve"> </w:t>
      </w:r>
      <w:r>
        <w:rPr>
          <w:sz w:val="24"/>
        </w:rPr>
        <w:t>and</w:t>
      </w:r>
      <w:r>
        <w:rPr>
          <w:spacing w:val="-7"/>
          <w:sz w:val="24"/>
        </w:rPr>
        <w:t xml:space="preserve"> </w:t>
      </w:r>
      <w:r>
        <w:rPr>
          <w:sz w:val="24"/>
        </w:rPr>
        <w:t>will not state to any person that Millenia has</w:t>
      </w:r>
      <w:del w:id="10" w:author="Stella Sung" w:date="2022-11-16T17:36:00Z">
        <w:r w:rsidDel="001259AF">
          <w:rPr>
            <w:sz w:val="24"/>
          </w:rPr>
          <w:delText>,</w:delText>
        </w:r>
      </w:del>
      <w:r>
        <w:rPr>
          <w:sz w:val="24"/>
        </w:rPr>
        <w:t xml:space="preserve"> any relationship with the Company other than as an independent contractor. Millenia shall have no right or power to find or create any liability or obligation for or in the name of the Company or to sign any documents on behalf of the Company.</w:t>
      </w:r>
    </w:p>
    <w:p w14:paraId="379E2789" w14:textId="77777777" w:rsidR="00DC57FC" w:rsidRDefault="00DC57FC">
      <w:pPr>
        <w:pStyle w:val="BodyText"/>
        <w:spacing w:before="2"/>
      </w:pPr>
    </w:p>
    <w:p w14:paraId="495F7561" w14:textId="77777777" w:rsidR="00DC57FC" w:rsidRDefault="00000000">
      <w:pPr>
        <w:pStyle w:val="Heading1"/>
        <w:numPr>
          <w:ilvl w:val="0"/>
          <w:numId w:val="4"/>
        </w:numPr>
        <w:tabs>
          <w:tab w:val="left" w:pos="921"/>
          <w:tab w:val="left" w:pos="922"/>
        </w:tabs>
        <w:spacing w:before="1"/>
        <w:ind w:left="921" w:hanging="702"/>
        <w:rPr>
          <w:b w:val="0"/>
          <w:u w:val="none"/>
        </w:rPr>
      </w:pPr>
      <w:bookmarkStart w:id="11" w:name="4._Certain_Matters_Relating_to_Company’s"/>
      <w:bookmarkEnd w:id="11"/>
      <w:r>
        <w:t>Certain</w:t>
      </w:r>
      <w:r>
        <w:rPr>
          <w:spacing w:val="-7"/>
        </w:rPr>
        <w:t xml:space="preserve"> </w:t>
      </w:r>
      <w:r>
        <w:t>Matters</w:t>
      </w:r>
      <w:r>
        <w:rPr>
          <w:spacing w:val="-7"/>
        </w:rPr>
        <w:t xml:space="preserve"> </w:t>
      </w:r>
      <w:r>
        <w:t>Relating</w:t>
      </w:r>
      <w:r>
        <w:rPr>
          <w:spacing w:val="-15"/>
        </w:rPr>
        <w:t xml:space="preserve"> </w:t>
      </w:r>
      <w:r>
        <w:t>to</w:t>
      </w:r>
      <w:r>
        <w:rPr>
          <w:spacing w:val="-10"/>
        </w:rPr>
        <w:t xml:space="preserve"> </w:t>
      </w:r>
      <w:r>
        <w:t>Company’s</w:t>
      </w:r>
      <w:r>
        <w:rPr>
          <w:spacing w:val="-15"/>
        </w:rPr>
        <w:t xml:space="preserve"> </w:t>
      </w:r>
      <w:r>
        <w:rPr>
          <w:spacing w:val="-2"/>
        </w:rPr>
        <w:t>Duties</w:t>
      </w:r>
      <w:r>
        <w:rPr>
          <w:b w:val="0"/>
          <w:spacing w:val="-2"/>
          <w:u w:val="none"/>
        </w:rPr>
        <w:t>:</w:t>
      </w:r>
    </w:p>
    <w:p w14:paraId="6E26F66F" w14:textId="77777777" w:rsidR="00DC57FC" w:rsidRDefault="00DC57FC">
      <w:pPr>
        <w:pStyle w:val="BodyText"/>
        <w:spacing w:before="10"/>
        <w:rPr>
          <w:sz w:val="14"/>
        </w:rPr>
      </w:pPr>
    </w:p>
    <w:p w14:paraId="67C8E540" w14:textId="77777777" w:rsidR="00DC57FC" w:rsidRDefault="00000000">
      <w:pPr>
        <w:pStyle w:val="ListParagraph"/>
        <w:numPr>
          <w:ilvl w:val="0"/>
          <w:numId w:val="2"/>
        </w:numPr>
        <w:tabs>
          <w:tab w:val="left" w:pos="1680"/>
        </w:tabs>
        <w:spacing w:before="90"/>
        <w:ind w:right="152"/>
        <w:jc w:val="both"/>
        <w:rPr>
          <w:sz w:val="24"/>
        </w:rPr>
      </w:pPr>
      <w:r>
        <w:rPr>
          <w:sz w:val="24"/>
        </w:rPr>
        <w:t xml:space="preserve">Company shall promptly provide Millenia with all relevant information about Company (to the extent available to Company in the case of parties other than Company) that shall be reasonably requested or required by Millenia, which information shall be complete and accurate in all material respects at the time </w:t>
      </w:r>
      <w:r>
        <w:rPr>
          <w:spacing w:val="-2"/>
          <w:sz w:val="24"/>
        </w:rPr>
        <w:t>furnished</w:t>
      </w:r>
    </w:p>
    <w:p w14:paraId="210FBBDE" w14:textId="77777777" w:rsidR="00DC57FC" w:rsidRDefault="00000000">
      <w:pPr>
        <w:pStyle w:val="ListParagraph"/>
        <w:numPr>
          <w:ilvl w:val="0"/>
          <w:numId w:val="2"/>
        </w:numPr>
        <w:tabs>
          <w:tab w:val="left" w:pos="1680"/>
        </w:tabs>
        <w:spacing w:before="84"/>
        <w:ind w:left="1703" w:right="153" w:hanging="720"/>
        <w:jc w:val="both"/>
        <w:rPr>
          <w:sz w:val="24"/>
        </w:rPr>
      </w:pPr>
      <w:r>
        <w:rPr>
          <w:sz w:val="24"/>
        </w:rPr>
        <w:t>Company recognizes that for Millenia to perform properly its obligations in a professional manner, it</w:t>
      </w:r>
      <w:r>
        <w:rPr>
          <w:spacing w:val="-5"/>
          <w:sz w:val="24"/>
        </w:rPr>
        <w:t xml:space="preserve"> </w:t>
      </w:r>
      <w:r>
        <w:rPr>
          <w:sz w:val="24"/>
        </w:rPr>
        <w:t>is</w:t>
      </w:r>
      <w:r>
        <w:rPr>
          <w:spacing w:val="-4"/>
          <w:sz w:val="24"/>
        </w:rPr>
        <w:t xml:space="preserve"> </w:t>
      </w:r>
      <w:r>
        <w:rPr>
          <w:sz w:val="24"/>
        </w:rPr>
        <w:t>necessary</w:t>
      </w:r>
      <w:r>
        <w:rPr>
          <w:spacing w:val="-2"/>
          <w:sz w:val="24"/>
        </w:rPr>
        <w:t xml:space="preserve"> </w:t>
      </w:r>
      <w:r>
        <w:rPr>
          <w:sz w:val="24"/>
        </w:rPr>
        <w:t>that</w:t>
      </w:r>
      <w:r>
        <w:rPr>
          <w:spacing w:val="-2"/>
          <w:sz w:val="24"/>
        </w:rPr>
        <w:t xml:space="preserve"> </w:t>
      </w:r>
      <w:r>
        <w:rPr>
          <w:sz w:val="24"/>
        </w:rPr>
        <w:t>Millenia</w:t>
      </w:r>
      <w:r>
        <w:rPr>
          <w:spacing w:val="-3"/>
          <w:sz w:val="24"/>
        </w:rPr>
        <w:t xml:space="preserve"> </w:t>
      </w:r>
      <w:r>
        <w:rPr>
          <w:sz w:val="24"/>
        </w:rPr>
        <w:t>be</w:t>
      </w:r>
      <w:r>
        <w:rPr>
          <w:spacing w:val="-3"/>
          <w:sz w:val="24"/>
        </w:rPr>
        <w:t xml:space="preserve"> </w:t>
      </w:r>
      <w:r>
        <w:rPr>
          <w:sz w:val="24"/>
        </w:rPr>
        <w:t>informed</w:t>
      </w:r>
      <w:r>
        <w:rPr>
          <w:spacing w:val="-2"/>
          <w:sz w:val="24"/>
        </w:rPr>
        <w:t xml:space="preserve"> </w:t>
      </w:r>
      <w:r>
        <w:rPr>
          <w:sz w:val="24"/>
        </w:rPr>
        <w:t>of</w:t>
      </w:r>
      <w:r>
        <w:rPr>
          <w:spacing w:val="-5"/>
          <w:sz w:val="24"/>
        </w:rPr>
        <w:t xml:space="preserve"> </w:t>
      </w:r>
      <w:r>
        <w:rPr>
          <w:sz w:val="24"/>
        </w:rPr>
        <w:t>and,</w:t>
      </w:r>
      <w:r>
        <w:rPr>
          <w:spacing w:val="-4"/>
          <w:sz w:val="24"/>
        </w:rPr>
        <w:t xml:space="preserve"> </w:t>
      </w:r>
      <w:r>
        <w:rPr>
          <w:sz w:val="24"/>
        </w:rPr>
        <w:t>to</w:t>
      </w:r>
      <w:r>
        <w:rPr>
          <w:spacing w:val="-2"/>
          <w:sz w:val="24"/>
        </w:rPr>
        <w:t xml:space="preserve"> </w:t>
      </w:r>
      <w:r>
        <w:rPr>
          <w:sz w:val="24"/>
        </w:rPr>
        <w:t>the</w:t>
      </w:r>
      <w:r>
        <w:rPr>
          <w:spacing w:val="-7"/>
          <w:sz w:val="24"/>
        </w:rPr>
        <w:t xml:space="preserve"> </w:t>
      </w:r>
      <w:r>
        <w:rPr>
          <w:sz w:val="24"/>
        </w:rPr>
        <w:t>extent practicable, participate in meetings and discussions between Company and any third party introduced to Company by Millenia, including, without limitation, any prospective purchaser of Company’s securities, relating to the matters covered by the terms of Millenia's engagement.</w:t>
      </w:r>
    </w:p>
    <w:p w14:paraId="73A6F189" w14:textId="77777777" w:rsidR="00DC57FC" w:rsidRDefault="00DC57FC">
      <w:pPr>
        <w:pStyle w:val="BodyText"/>
        <w:spacing w:before="9"/>
        <w:rPr>
          <w:sz w:val="23"/>
        </w:rPr>
      </w:pPr>
    </w:p>
    <w:p w14:paraId="668D1652" w14:textId="77777777" w:rsidR="00DC57FC" w:rsidRDefault="00000000">
      <w:pPr>
        <w:pStyle w:val="ListParagraph"/>
        <w:numPr>
          <w:ilvl w:val="0"/>
          <w:numId w:val="2"/>
        </w:numPr>
        <w:tabs>
          <w:tab w:val="left" w:pos="1680"/>
        </w:tabs>
        <w:spacing w:before="1"/>
        <w:jc w:val="both"/>
        <w:rPr>
          <w:sz w:val="24"/>
        </w:rPr>
      </w:pPr>
      <w:r>
        <w:rPr>
          <w:sz w:val="24"/>
        </w:rPr>
        <w:t>Company agrees that any report or opinion, oral or written, delivered to it by Millenia is prepared solely for its confidential use and shall not be reproduced, summarized, or referred</w:t>
      </w:r>
      <w:r>
        <w:rPr>
          <w:spacing w:val="-2"/>
          <w:sz w:val="24"/>
        </w:rPr>
        <w:t xml:space="preserve"> </w:t>
      </w:r>
      <w:r>
        <w:rPr>
          <w:sz w:val="24"/>
        </w:rPr>
        <w:t>to</w:t>
      </w:r>
      <w:r>
        <w:rPr>
          <w:spacing w:val="-2"/>
          <w:sz w:val="24"/>
        </w:rPr>
        <w:t xml:space="preserve"> </w:t>
      </w:r>
      <w:r>
        <w:rPr>
          <w:sz w:val="24"/>
        </w:rPr>
        <w:t>in</w:t>
      </w:r>
      <w:r>
        <w:rPr>
          <w:spacing w:val="-2"/>
          <w:sz w:val="24"/>
        </w:rPr>
        <w:t xml:space="preserve"> </w:t>
      </w:r>
      <w:r>
        <w:rPr>
          <w:sz w:val="24"/>
        </w:rPr>
        <w:t>any public</w:t>
      </w:r>
      <w:r>
        <w:rPr>
          <w:spacing w:val="-3"/>
          <w:sz w:val="24"/>
        </w:rPr>
        <w:t xml:space="preserve"> </w:t>
      </w:r>
      <w:r>
        <w:rPr>
          <w:sz w:val="24"/>
        </w:rPr>
        <w:t>document or given</w:t>
      </w:r>
      <w:r>
        <w:rPr>
          <w:spacing w:val="-2"/>
          <w:sz w:val="24"/>
        </w:rPr>
        <w:t xml:space="preserve"> </w:t>
      </w:r>
      <w:r>
        <w:rPr>
          <w:sz w:val="24"/>
        </w:rPr>
        <w:t>or otherwise divulged to any other person without Millenia's prior written consent, except as may be required by applicable law or regulation.</w:t>
      </w:r>
    </w:p>
    <w:p w14:paraId="4D9E23E0" w14:textId="77777777" w:rsidR="00DC57FC" w:rsidRDefault="00DC57FC">
      <w:pPr>
        <w:pStyle w:val="BodyText"/>
      </w:pPr>
    </w:p>
    <w:p w14:paraId="46D32B48" w14:textId="77777777" w:rsidR="00DC57FC" w:rsidRDefault="00000000">
      <w:pPr>
        <w:pStyle w:val="ListParagraph"/>
        <w:numPr>
          <w:ilvl w:val="0"/>
          <w:numId w:val="2"/>
        </w:numPr>
        <w:tabs>
          <w:tab w:val="left" w:pos="1680"/>
        </w:tabs>
        <w:ind w:right="149"/>
        <w:jc w:val="both"/>
        <w:rPr>
          <w:sz w:val="24"/>
        </w:rPr>
      </w:pPr>
      <w:r>
        <w:rPr>
          <w:sz w:val="24"/>
        </w:rPr>
        <w:t>Company represents and warrants that: (</w:t>
      </w:r>
      <w:proofErr w:type="spellStart"/>
      <w:r>
        <w:rPr>
          <w:sz w:val="24"/>
        </w:rPr>
        <w:t>i</w:t>
      </w:r>
      <w:proofErr w:type="spellEnd"/>
      <w:r>
        <w:rPr>
          <w:sz w:val="24"/>
        </w:rPr>
        <w:t>) it has full right, power, and authority</w:t>
      </w:r>
      <w:r>
        <w:rPr>
          <w:spacing w:val="-1"/>
          <w:sz w:val="24"/>
        </w:rPr>
        <w:t xml:space="preserve"> </w:t>
      </w:r>
      <w:r>
        <w:rPr>
          <w:sz w:val="24"/>
        </w:rPr>
        <w:t>to enter into this Agreement and to perform all of its obligations hereunder; (ii) this Agreement has been duly authorized and executed by and constitutes a valid and binding agreement of Company enforceable in accordance with its terms; and (iii) the execution and delivery of this Agreement and the consummation of the transactions contemplated hereby do not conflict with or result in a breach of Company's</w:t>
      </w:r>
      <w:r>
        <w:rPr>
          <w:spacing w:val="-5"/>
          <w:sz w:val="24"/>
        </w:rPr>
        <w:t xml:space="preserve"> </w:t>
      </w:r>
      <w:r>
        <w:rPr>
          <w:sz w:val="24"/>
        </w:rPr>
        <w:t>certificate</w:t>
      </w:r>
      <w:r>
        <w:rPr>
          <w:spacing w:val="-4"/>
          <w:sz w:val="24"/>
        </w:rPr>
        <w:t xml:space="preserve"> </w:t>
      </w:r>
      <w:r>
        <w:rPr>
          <w:sz w:val="24"/>
        </w:rPr>
        <w:t>of</w:t>
      </w:r>
      <w:r>
        <w:rPr>
          <w:spacing w:val="-1"/>
          <w:sz w:val="24"/>
        </w:rPr>
        <w:t xml:space="preserve"> </w:t>
      </w:r>
      <w:r>
        <w:rPr>
          <w:sz w:val="24"/>
        </w:rPr>
        <w:t>incorporation</w:t>
      </w:r>
      <w:r>
        <w:rPr>
          <w:spacing w:val="-12"/>
          <w:sz w:val="24"/>
        </w:rPr>
        <w:t xml:space="preserve"> </w:t>
      </w:r>
      <w:r>
        <w:rPr>
          <w:sz w:val="24"/>
        </w:rPr>
        <w:t>or</w:t>
      </w:r>
      <w:r>
        <w:rPr>
          <w:spacing w:val="-1"/>
          <w:sz w:val="24"/>
        </w:rPr>
        <w:t xml:space="preserve"> </w:t>
      </w:r>
      <w:r>
        <w:rPr>
          <w:sz w:val="24"/>
        </w:rPr>
        <w:t>by-laws.</w:t>
      </w:r>
      <w:r>
        <w:rPr>
          <w:spacing w:val="-5"/>
          <w:sz w:val="24"/>
        </w:rPr>
        <w:t xml:space="preserve"> </w:t>
      </w:r>
      <w:r>
        <w:rPr>
          <w:sz w:val="24"/>
        </w:rPr>
        <w:t>Further,</w:t>
      </w:r>
      <w:r>
        <w:rPr>
          <w:spacing w:val="-10"/>
          <w:sz w:val="24"/>
        </w:rPr>
        <w:t xml:space="preserve"> </w:t>
      </w:r>
      <w:r>
        <w:rPr>
          <w:sz w:val="24"/>
        </w:rPr>
        <w:t>this</w:t>
      </w:r>
      <w:r>
        <w:rPr>
          <w:spacing w:val="-10"/>
          <w:sz w:val="24"/>
        </w:rPr>
        <w:t xml:space="preserve"> </w:t>
      </w:r>
      <w:r>
        <w:rPr>
          <w:sz w:val="24"/>
        </w:rPr>
        <w:t>Agreement and</w:t>
      </w:r>
      <w:r>
        <w:rPr>
          <w:spacing w:val="-13"/>
          <w:sz w:val="24"/>
        </w:rPr>
        <w:t xml:space="preserve"> </w:t>
      </w:r>
      <w:r>
        <w:rPr>
          <w:sz w:val="24"/>
        </w:rPr>
        <w:t>the</w:t>
      </w:r>
    </w:p>
    <w:p w14:paraId="2E303A01" w14:textId="77777777" w:rsidR="00DC57FC" w:rsidRDefault="00DC57FC">
      <w:pPr>
        <w:jc w:val="both"/>
        <w:rPr>
          <w:sz w:val="24"/>
        </w:rPr>
        <w:sectPr w:rsidR="00DC57FC">
          <w:pgSz w:w="12240" w:h="15840"/>
          <w:pgMar w:top="1160" w:right="1260" w:bottom="1340" w:left="1200" w:header="0" w:footer="1147" w:gutter="0"/>
          <w:cols w:space="720"/>
        </w:sectPr>
      </w:pPr>
    </w:p>
    <w:p w14:paraId="0B2E11D5" w14:textId="77777777" w:rsidR="00DC57FC" w:rsidRDefault="00000000">
      <w:pPr>
        <w:pStyle w:val="BodyText"/>
        <w:spacing w:before="76"/>
        <w:ind w:left="1680" w:right="155"/>
        <w:jc w:val="both"/>
      </w:pPr>
      <w:r>
        <w:lastRenderedPageBreak/>
        <w:t>transactions contemplated herein shall not conflict with or result in the breach of any agreement to which Company is a party at the time the transactions contemplated herein are consummated.</w:t>
      </w:r>
    </w:p>
    <w:p w14:paraId="016EC737" w14:textId="77777777" w:rsidR="00DC57FC" w:rsidRDefault="00DC57FC">
      <w:pPr>
        <w:pStyle w:val="BodyText"/>
        <w:rPr>
          <w:sz w:val="32"/>
        </w:rPr>
      </w:pPr>
    </w:p>
    <w:p w14:paraId="11DD2A40" w14:textId="77777777" w:rsidR="00DC57FC" w:rsidRDefault="00000000">
      <w:pPr>
        <w:pStyle w:val="ListParagraph"/>
        <w:numPr>
          <w:ilvl w:val="0"/>
          <w:numId w:val="4"/>
        </w:numPr>
        <w:tabs>
          <w:tab w:val="left" w:pos="922"/>
        </w:tabs>
        <w:ind w:left="921" w:right="152" w:hanging="706"/>
        <w:jc w:val="both"/>
      </w:pPr>
      <w:r>
        <w:rPr>
          <w:b/>
          <w:sz w:val="24"/>
          <w:u w:val="single"/>
        </w:rPr>
        <w:t>Term; Termination of Agreement</w:t>
      </w:r>
      <w:r>
        <w:rPr>
          <w:sz w:val="24"/>
        </w:rPr>
        <w:t>.</w:t>
      </w:r>
      <w:r>
        <w:rPr>
          <w:spacing w:val="40"/>
          <w:sz w:val="24"/>
        </w:rPr>
        <w:t xml:space="preserve"> </w:t>
      </w:r>
      <w:r>
        <w:rPr>
          <w:sz w:val="24"/>
        </w:rPr>
        <w:t>The initial term of this Agreement shall be from the Effective Date through the first-year anniversary thereof (the “</w:t>
      </w:r>
      <w:r>
        <w:rPr>
          <w:sz w:val="24"/>
          <w:u w:val="single"/>
        </w:rPr>
        <w:t>Initial Term</w:t>
      </w:r>
      <w:r>
        <w:rPr>
          <w:sz w:val="24"/>
        </w:rPr>
        <w:t>”).</w:t>
      </w:r>
      <w:r>
        <w:rPr>
          <w:spacing w:val="40"/>
          <w:sz w:val="24"/>
        </w:rPr>
        <w:t xml:space="preserve"> </w:t>
      </w:r>
      <w:r>
        <w:rPr>
          <w:sz w:val="24"/>
        </w:rPr>
        <w:t>After the Initial Term, the term of this Agreement will automatically be extended for an additional successive</w:t>
      </w:r>
      <w:r>
        <w:rPr>
          <w:spacing w:val="-12"/>
          <w:sz w:val="24"/>
        </w:rPr>
        <w:t xml:space="preserve"> </w:t>
      </w:r>
      <w:r>
        <w:rPr>
          <w:sz w:val="24"/>
        </w:rPr>
        <w:t>one</w:t>
      </w:r>
      <w:r>
        <w:rPr>
          <w:spacing w:val="-3"/>
          <w:sz w:val="24"/>
        </w:rPr>
        <w:t xml:space="preserve"> </w:t>
      </w:r>
      <w:r>
        <w:rPr>
          <w:sz w:val="24"/>
        </w:rPr>
        <w:t>(1)</w:t>
      </w:r>
      <w:r>
        <w:rPr>
          <w:spacing w:val="-5"/>
          <w:sz w:val="24"/>
        </w:rPr>
        <w:t xml:space="preserve"> </w:t>
      </w:r>
      <w:r>
        <w:rPr>
          <w:sz w:val="24"/>
        </w:rPr>
        <w:t>year</w:t>
      </w:r>
      <w:r>
        <w:rPr>
          <w:spacing w:val="-9"/>
          <w:sz w:val="24"/>
        </w:rPr>
        <w:t xml:space="preserve"> </w:t>
      </w:r>
      <w:r>
        <w:rPr>
          <w:sz w:val="24"/>
        </w:rPr>
        <w:t>periods</w:t>
      </w:r>
      <w:r>
        <w:rPr>
          <w:spacing w:val="-13"/>
          <w:sz w:val="24"/>
        </w:rPr>
        <w:t xml:space="preserve"> </w:t>
      </w:r>
      <w:r>
        <w:rPr>
          <w:sz w:val="24"/>
        </w:rPr>
        <w:t>unless</w:t>
      </w:r>
      <w:r>
        <w:rPr>
          <w:spacing w:val="-8"/>
          <w:sz w:val="24"/>
        </w:rPr>
        <w:t xml:space="preserve"> </w:t>
      </w:r>
      <w:r>
        <w:rPr>
          <w:sz w:val="24"/>
        </w:rPr>
        <w:t>either</w:t>
      </w:r>
      <w:r>
        <w:rPr>
          <w:spacing w:val="-5"/>
          <w:sz w:val="24"/>
        </w:rPr>
        <w:t xml:space="preserve"> </w:t>
      </w:r>
      <w:r>
        <w:rPr>
          <w:sz w:val="24"/>
        </w:rPr>
        <w:t>party</w:t>
      </w:r>
      <w:r>
        <w:rPr>
          <w:spacing w:val="-15"/>
          <w:sz w:val="24"/>
        </w:rPr>
        <w:t xml:space="preserve"> </w:t>
      </w:r>
      <w:r>
        <w:rPr>
          <w:sz w:val="24"/>
        </w:rPr>
        <w:t>provides</w:t>
      </w:r>
      <w:r>
        <w:rPr>
          <w:spacing w:val="-13"/>
          <w:sz w:val="24"/>
        </w:rPr>
        <w:t xml:space="preserve"> </w:t>
      </w:r>
      <w:r>
        <w:rPr>
          <w:sz w:val="24"/>
        </w:rPr>
        <w:t>written</w:t>
      </w:r>
      <w:r>
        <w:rPr>
          <w:spacing w:val="-11"/>
          <w:sz w:val="24"/>
        </w:rPr>
        <w:t xml:space="preserve"> </w:t>
      </w:r>
      <w:r>
        <w:rPr>
          <w:sz w:val="24"/>
        </w:rPr>
        <w:t>notice</w:t>
      </w:r>
      <w:r>
        <w:rPr>
          <w:spacing w:val="-12"/>
          <w:sz w:val="24"/>
        </w:rPr>
        <w:t xml:space="preserve"> </w:t>
      </w:r>
      <w:r>
        <w:rPr>
          <w:sz w:val="24"/>
        </w:rPr>
        <w:t>to</w:t>
      </w:r>
      <w:r>
        <w:rPr>
          <w:spacing w:val="-15"/>
          <w:sz w:val="24"/>
        </w:rPr>
        <w:t xml:space="preserve"> </w:t>
      </w:r>
      <w:r>
        <w:rPr>
          <w:sz w:val="24"/>
        </w:rPr>
        <w:t>the</w:t>
      </w:r>
      <w:r>
        <w:rPr>
          <w:spacing w:val="-12"/>
          <w:sz w:val="24"/>
        </w:rPr>
        <w:t xml:space="preserve"> </w:t>
      </w:r>
      <w:r>
        <w:rPr>
          <w:sz w:val="24"/>
        </w:rPr>
        <w:t>other</w:t>
      </w:r>
      <w:r>
        <w:rPr>
          <w:spacing w:val="-5"/>
          <w:sz w:val="24"/>
        </w:rPr>
        <w:t xml:space="preserve"> </w:t>
      </w:r>
      <w:r>
        <w:rPr>
          <w:sz w:val="24"/>
        </w:rPr>
        <w:t>party of its intent not to so extend the term at least thirty (30) days before the expiration of the then current term. The Initial Term and any subsequent extensions shall be known as the “Term”.</w:t>
      </w:r>
      <w:r>
        <w:rPr>
          <w:spacing w:val="40"/>
          <w:sz w:val="24"/>
        </w:rPr>
        <w:t xml:space="preserve"> </w:t>
      </w:r>
      <w:r>
        <w:rPr>
          <w:sz w:val="24"/>
        </w:rPr>
        <w:t>Either party</w:t>
      </w:r>
      <w:r>
        <w:rPr>
          <w:spacing w:val="-15"/>
          <w:sz w:val="24"/>
        </w:rPr>
        <w:t xml:space="preserve"> </w:t>
      </w:r>
      <w:r>
        <w:rPr>
          <w:sz w:val="24"/>
        </w:rPr>
        <w:t>may</w:t>
      </w:r>
      <w:r>
        <w:rPr>
          <w:spacing w:val="-5"/>
          <w:sz w:val="24"/>
        </w:rPr>
        <w:t xml:space="preserve"> </w:t>
      </w:r>
      <w:r>
        <w:rPr>
          <w:sz w:val="24"/>
        </w:rPr>
        <w:t>terminate</w:t>
      </w:r>
      <w:r>
        <w:rPr>
          <w:spacing w:val="-6"/>
          <w:sz w:val="24"/>
        </w:rPr>
        <w:t xml:space="preserve"> </w:t>
      </w:r>
      <w:r>
        <w:rPr>
          <w:sz w:val="24"/>
        </w:rPr>
        <w:t>this Agreement prior to</w:t>
      </w:r>
      <w:r>
        <w:rPr>
          <w:spacing w:val="-1"/>
          <w:sz w:val="24"/>
        </w:rPr>
        <w:t xml:space="preserve"> </w:t>
      </w:r>
      <w:r>
        <w:rPr>
          <w:sz w:val="24"/>
        </w:rPr>
        <w:t>its</w:t>
      </w:r>
      <w:r>
        <w:rPr>
          <w:spacing w:val="-3"/>
          <w:sz w:val="24"/>
        </w:rPr>
        <w:t xml:space="preserve"> </w:t>
      </w:r>
      <w:r>
        <w:rPr>
          <w:sz w:val="24"/>
        </w:rPr>
        <w:t>expiration</w:t>
      </w:r>
      <w:r>
        <w:rPr>
          <w:spacing w:val="-1"/>
          <w:sz w:val="24"/>
        </w:rPr>
        <w:t xml:space="preserve"> </w:t>
      </w:r>
      <w:r>
        <w:rPr>
          <w:sz w:val="24"/>
        </w:rPr>
        <w:t>by</w:t>
      </w:r>
      <w:r>
        <w:rPr>
          <w:spacing w:val="-5"/>
          <w:sz w:val="24"/>
        </w:rPr>
        <w:t xml:space="preserve"> </w:t>
      </w:r>
      <w:r>
        <w:rPr>
          <w:sz w:val="24"/>
        </w:rPr>
        <w:t>notifying</w:t>
      </w:r>
      <w:r>
        <w:rPr>
          <w:spacing w:val="-5"/>
          <w:sz w:val="24"/>
        </w:rPr>
        <w:t xml:space="preserve"> </w:t>
      </w:r>
      <w:r>
        <w:rPr>
          <w:sz w:val="24"/>
        </w:rPr>
        <w:t>the other</w:t>
      </w:r>
      <w:r>
        <w:rPr>
          <w:spacing w:val="-15"/>
          <w:sz w:val="24"/>
        </w:rPr>
        <w:t xml:space="preserve"> </w:t>
      </w:r>
      <w:r>
        <w:rPr>
          <w:sz w:val="24"/>
        </w:rPr>
        <w:t>party</w:t>
      </w:r>
      <w:r>
        <w:rPr>
          <w:spacing w:val="-15"/>
          <w:sz w:val="24"/>
        </w:rPr>
        <w:t xml:space="preserve"> </w:t>
      </w:r>
      <w:r>
        <w:rPr>
          <w:sz w:val="24"/>
        </w:rPr>
        <w:t>in</w:t>
      </w:r>
      <w:r>
        <w:rPr>
          <w:spacing w:val="-15"/>
          <w:sz w:val="24"/>
        </w:rPr>
        <w:t xml:space="preserve"> </w:t>
      </w:r>
      <w:r>
        <w:rPr>
          <w:sz w:val="24"/>
        </w:rPr>
        <w:t>writing</w:t>
      </w:r>
      <w:r>
        <w:rPr>
          <w:spacing w:val="-15"/>
          <w:sz w:val="24"/>
        </w:rPr>
        <w:t xml:space="preserve"> </w:t>
      </w:r>
      <w:r>
        <w:rPr>
          <w:sz w:val="24"/>
        </w:rPr>
        <w:t>upon</w:t>
      </w:r>
      <w:r>
        <w:rPr>
          <w:spacing w:val="-15"/>
          <w:sz w:val="24"/>
        </w:rPr>
        <w:t xml:space="preserve"> </w:t>
      </w:r>
      <w:r>
        <w:rPr>
          <w:sz w:val="24"/>
        </w:rPr>
        <w:t>a</w:t>
      </w:r>
      <w:r>
        <w:rPr>
          <w:spacing w:val="-15"/>
          <w:sz w:val="24"/>
        </w:rPr>
        <w:t xml:space="preserve"> </w:t>
      </w:r>
      <w:r>
        <w:rPr>
          <w:sz w:val="24"/>
        </w:rPr>
        <w:t>material</w:t>
      </w:r>
      <w:r>
        <w:rPr>
          <w:spacing w:val="-15"/>
          <w:sz w:val="24"/>
        </w:rPr>
        <w:t xml:space="preserve"> </w:t>
      </w:r>
      <w:r>
        <w:rPr>
          <w:sz w:val="24"/>
        </w:rPr>
        <w:t>breach</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other</w:t>
      </w:r>
      <w:r>
        <w:rPr>
          <w:spacing w:val="-14"/>
          <w:sz w:val="24"/>
        </w:rPr>
        <w:t xml:space="preserve"> </w:t>
      </w:r>
      <w:r>
        <w:rPr>
          <w:sz w:val="24"/>
        </w:rPr>
        <w:t>party</w:t>
      </w:r>
      <w:r>
        <w:rPr>
          <w:spacing w:val="-15"/>
          <w:sz w:val="24"/>
        </w:rPr>
        <w:t xml:space="preserve"> </w:t>
      </w:r>
      <w:r>
        <w:rPr>
          <w:sz w:val="24"/>
        </w:rPr>
        <w:t>unless</w:t>
      </w:r>
      <w:r>
        <w:rPr>
          <w:spacing w:val="-15"/>
          <w:sz w:val="24"/>
        </w:rPr>
        <w:t xml:space="preserve"> </w:t>
      </w:r>
      <w:r>
        <w:rPr>
          <w:sz w:val="24"/>
        </w:rPr>
        <w:t>such</w:t>
      </w:r>
      <w:r>
        <w:rPr>
          <w:spacing w:val="-14"/>
          <w:sz w:val="24"/>
        </w:rPr>
        <w:t xml:space="preserve"> </w:t>
      </w:r>
      <w:r>
        <w:rPr>
          <w:sz w:val="24"/>
        </w:rPr>
        <w:t>breach</w:t>
      </w:r>
      <w:r>
        <w:rPr>
          <w:spacing w:val="-14"/>
          <w:sz w:val="24"/>
        </w:rPr>
        <w:t xml:space="preserve"> </w:t>
      </w:r>
      <w:r>
        <w:rPr>
          <w:sz w:val="24"/>
        </w:rPr>
        <w:t>is</w:t>
      </w:r>
      <w:r>
        <w:rPr>
          <w:spacing w:val="-15"/>
          <w:sz w:val="24"/>
        </w:rPr>
        <w:t xml:space="preserve"> </w:t>
      </w:r>
      <w:r>
        <w:rPr>
          <w:sz w:val="24"/>
        </w:rPr>
        <w:t>curable and</w:t>
      </w:r>
      <w:r>
        <w:rPr>
          <w:spacing w:val="-15"/>
          <w:sz w:val="24"/>
        </w:rPr>
        <w:t xml:space="preserve"> </w:t>
      </w:r>
      <w:r>
        <w:rPr>
          <w:sz w:val="24"/>
        </w:rPr>
        <w:t>is</w:t>
      </w:r>
      <w:r>
        <w:rPr>
          <w:spacing w:val="-15"/>
          <w:sz w:val="24"/>
        </w:rPr>
        <w:t xml:space="preserve"> </w:t>
      </w:r>
      <w:r>
        <w:rPr>
          <w:sz w:val="24"/>
        </w:rPr>
        <w:t>in</w:t>
      </w:r>
      <w:r>
        <w:rPr>
          <w:spacing w:val="-15"/>
          <w:sz w:val="24"/>
        </w:rPr>
        <w:t xml:space="preserve"> </w:t>
      </w:r>
      <w:r>
        <w:rPr>
          <w:sz w:val="24"/>
        </w:rPr>
        <w:t>fact</w:t>
      </w:r>
      <w:r>
        <w:rPr>
          <w:spacing w:val="-15"/>
          <w:sz w:val="24"/>
        </w:rPr>
        <w:t xml:space="preserve"> </w:t>
      </w:r>
      <w:r>
        <w:rPr>
          <w:sz w:val="24"/>
        </w:rPr>
        <w:t>cured</w:t>
      </w:r>
      <w:r>
        <w:rPr>
          <w:spacing w:val="-11"/>
          <w:sz w:val="24"/>
        </w:rPr>
        <w:t xml:space="preserve"> </w:t>
      </w:r>
      <w:r>
        <w:rPr>
          <w:sz w:val="24"/>
        </w:rPr>
        <w:t>within</w:t>
      </w:r>
      <w:r>
        <w:rPr>
          <w:spacing w:val="-15"/>
          <w:sz w:val="24"/>
        </w:rPr>
        <w:t xml:space="preserve"> </w:t>
      </w:r>
      <w:r>
        <w:rPr>
          <w:sz w:val="24"/>
        </w:rPr>
        <w:t>thirty</w:t>
      </w:r>
      <w:r>
        <w:rPr>
          <w:spacing w:val="-15"/>
          <w:sz w:val="24"/>
        </w:rPr>
        <w:t xml:space="preserve"> </w:t>
      </w:r>
      <w:r>
        <w:rPr>
          <w:sz w:val="24"/>
        </w:rPr>
        <w:t>(30)</w:t>
      </w:r>
      <w:r>
        <w:rPr>
          <w:spacing w:val="-14"/>
          <w:sz w:val="24"/>
        </w:rPr>
        <w:t xml:space="preserve"> </w:t>
      </w:r>
      <w:r>
        <w:rPr>
          <w:sz w:val="24"/>
        </w:rPr>
        <w:t>days</w:t>
      </w:r>
      <w:r>
        <w:rPr>
          <w:spacing w:val="-13"/>
          <w:sz w:val="24"/>
        </w:rPr>
        <w:t xml:space="preserve"> </w:t>
      </w:r>
      <w:r>
        <w:rPr>
          <w:sz w:val="24"/>
        </w:rPr>
        <w:t>after</w:t>
      </w:r>
      <w:r>
        <w:rPr>
          <w:spacing w:val="-10"/>
          <w:sz w:val="24"/>
        </w:rPr>
        <w:t xml:space="preserve"> </w:t>
      </w:r>
      <w:r>
        <w:rPr>
          <w:sz w:val="24"/>
        </w:rPr>
        <w:t>such</w:t>
      </w:r>
      <w:r>
        <w:rPr>
          <w:spacing w:val="-7"/>
          <w:sz w:val="24"/>
        </w:rPr>
        <w:t xml:space="preserve"> </w:t>
      </w:r>
      <w:r>
        <w:rPr>
          <w:sz w:val="24"/>
        </w:rPr>
        <w:t>notice.</w:t>
      </w:r>
      <w:r>
        <w:rPr>
          <w:spacing w:val="27"/>
          <w:sz w:val="24"/>
        </w:rPr>
        <w:t xml:space="preserve"> </w:t>
      </w:r>
      <w:r>
        <w:rPr>
          <w:sz w:val="24"/>
        </w:rPr>
        <w:t>Notwithstanding</w:t>
      </w:r>
      <w:r>
        <w:rPr>
          <w:spacing w:val="-15"/>
          <w:sz w:val="24"/>
        </w:rPr>
        <w:t xml:space="preserve"> </w:t>
      </w:r>
      <w:r>
        <w:rPr>
          <w:sz w:val="24"/>
        </w:rPr>
        <w:t>the</w:t>
      </w:r>
      <w:r>
        <w:rPr>
          <w:spacing w:val="-15"/>
          <w:sz w:val="24"/>
        </w:rPr>
        <w:t xml:space="preserve"> </w:t>
      </w:r>
      <w:r>
        <w:rPr>
          <w:sz w:val="24"/>
        </w:rPr>
        <w:t>foregoing, all provisions of this</w:t>
      </w:r>
      <w:r>
        <w:rPr>
          <w:spacing w:val="-3"/>
          <w:sz w:val="24"/>
        </w:rPr>
        <w:t xml:space="preserve"> </w:t>
      </w:r>
      <w:r>
        <w:rPr>
          <w:sz w:val="24"/>
        </w:rPr>
        <w:t>Agreement</w:t>
      </w:r>
      <w:r>
        <w:rPr>
          <w:spacing w:val="-1"/>
          <w:sz w:val="24"/>
        </w:rPr>
        <w:t xml:space="preserve"> </w:t>
      </w:r>
      <w:r>
        <w:rPr>
          <w:sz w:val="24"/>
        </w:rPr>
        <w:t>(including</w:t>
      </w:r>
      <w:r>
        <w:rPr>
          <w:spacing w:val="-1"/>
          <w:sz w:val="24"/>
        </w:rPr>
        <w:t xml:space="preserve"> </w:t>
      </w:r>
      <w:r>
        <w:rPr>
          <w:sz w:val="24"/>
        </w:rPr>
        <w:t>Exhibit A</w:t>
      </w:r>
      <w:r>
        <w:rPr>
          <w:spacing w:val="-6"/>
          <w:sz w:val="24"/>
        </w:rPr>
        <w:t xml:space="preserve"> </w:t>
      </w:r>
      <w:r>
        <w:rPr>
          <w:sz w:val="24"/>
        </w:rPr>
        <w:t>hereto)</w:t>
      </w:r>
      <w:r>
        <w:rPr>
          <w:spacing w:val="-4"/>
          <w:sz w:val="24"/>
        </w:rPr>
        <w:t xml:space="preserve"> </w:t>
      </w:r>
      <w:r>
        <w:rPr>
          <w:sz w:val="24"/>
        </w:rPr>
        <w:t>other than</w:t>
      </w:r>
      <w:r>
        <w:rPr>
          <w:spacing w:val="-1"/>
          <w:sz w:val="24"/>
        </w:rPr>
        <w:t xml:space="preserve"> </w:t>
      </w:r>
      <w:r>
        <w:rPr>
          <w:sz w:val="24"/>
        </w:rPr>
        <w:t>Sections</w:t>
      </w:r>
      <w:r>
        <w:rPr>
          <w:spacing w:val="-3"/>
          <w:sz w:val="24"/>
        </w:rPr>
        <w:t xml:space="preserve"> </w:t>
      </w:r>
      <w:r>
        <w:rPr>
          <w:sz w:val="24"/>
        </w:rPr>
        <w:t>1, 3, and 4 (a) and (b) shall survive the termination or expiration of this Agreement. Millenia shall be entitled to compensation under Section 2</w:t>
      </w:r>
      <w:r>
        <w:rPr>
          <w:spacing w:val="-1"/>
          <w:sz w:val="24"/>
        </w:rPr>
        <w:t xml:space="preserve"> </w:t>
      </w:r>
      <w:r>
        <w:rPr>
          <w:sz w:val="24"/>
        </w:rPr>
        <w:t>(and</w:t>
      </w:r>
      <w:r>
        <w:rPr>
          <w:spacing w:val="-1"/>
          <w:sz w:val="24"/>
        </w:rPr>
        <w:t xml:space="preserve"> </w:t>
      </w:r>
      <w:r>
        <w:rPr>
          <w:sz w:val="24"/>
        </w:rPr>
        <w:t>payment for expenses under Section 12) based</w:t>
      </w:r>
      <w:r>
        <w:rPr>
          <w:spacing w:val="-6"/>
          <w:sz w:val="24"/>
        </w:rPr>
        <w:t xml:space="preserve"> </w:t>
      </w:r>
      <w:r>
        <w:rPr>
          <w:sz w:val="24"/>
        </w:rPr>
        <w:t>on</w:t>
      </w:r>
      <w:r>
        <w:rPr>
          <w:spacing w:val="-11"/>
          <w:sz w:val="24"/>
        </w:rPr>
        <w:t xml:space="preserve"> </w:t>
      </w:r>
      <w:r>
        <w:rPr>
          <w:sz w:val="24"/>
        </w:rPr>
        <w:t>the</w:t>
      </w:r>
      <w:r>
        <w:rPr>
          <w:spacing w:val="-12"/>
          <w:sz w:val="24"/>
        </w:rPr>
        <w:t xml:space="preserve"> </w:t>
      </w:r>
      <w:r>
        <w:rPr>
          <w:sz w:val="24"/>
        </w:rPr>
        <w:t>completion</w:t>
      </w:r>
      <w:r>
        <w:rPr>
          <w:spacing w:val="-11"/>
          <w:sz w:val="24"/>
        </w:rPr>
        <w:t xml:space="preserve"> </w:t>
      </w:r>
      <w:r>
        <w:rPr>
          <w:sz w:val="24"/>
        </w:rPr>
        <w:t>of</w:t>
      </w:r>
      <w:r>
        <w:rPr>
          <w:spacing w:val="-14"/>
          <w:sz w:val="24"/>
        </w:rPr>
        <w:t xml:space="preserve"> </w:t>
      </w:r>
      <w:r>
        <w:rPr>
          <w:sz w:val="24"/>
        </w:rPr>
        <w:t>a</w:t>
      </w:r>
      <w:r>
        <w:rPr>
          <w:spacing w:val="-12"/>
          <w:sz w:val="24"/>
        </w:rPr>
        <w:t xml:space="preserve"> </w:t>
      </w:r>
      <w:r>
        <w:rPr>
          <w:sz w:val="24"/>
        </w:rPr>
        <w:t>Financing</w:t>
      </w:r>
      <w:r>
        <w:rPr>
          <w:spacing w:val="-15"/>
          <w:sz w:val="24"/>
        </w:rPr>
        <w:t xml:space="preserve"> </w:t>
      </w:r>
      <w:r>
        <w:rPr>
          <w:sz w:val="24"/>
        </w:rPr>
        <w:t>or</w:t>
      </w:r>
      <w:r>
        <w:rPr>
          <w:spacing w:val="-14"/>
          <w:sz w:val="24"/>
        </w:rPr>
        <w:t xml:space="preserve"> </w:t>
      </w:r>
      <w:r>
        <w:rPr>
          <w:sz w:val="24"/>
        </w:rPr>
        <w:t>Transaction</w:t>
      </w:r>
      <w:r>
        <w:rPr>
          <w:spacing w:val="-6"/>
          <w:sz w:val="24"/>
        </w:rPr>
        <w:t xml:space="preserve"> </w:t>
      </w:r>
      <w:r>
        <w:rPr>
          <w:sz w:val="24"/>
        </w:rPr>
        <w:t>prior</w:t>
      </w:r>
      <w:r>
        <w:rPr>
          <w:spacing w:val="-14"/>
          <w:sz w:val="24"/>
        </w:rPr>
        <w:t xml:space="preserve"> </w:t>
      </w:r>
      <w:r>
        <w:rPr>
          <w:sz w:val="24"/>
        </w:rPr>
        <w:t>to</w:t>
      </w:r>
      <w:r>
        <w:rPr>
          <w:spacing w:val="-15"/>
          <w:sz w:val="24"/>
        </w:rPr>
        <w:t xml:space="preserve"> </w:t>
      </w:r>
      <w:r>
        <w:rPr>
          <w:sz w:val="24"/>
        </w:rPr>
        <w:t>the</w:t>
      </w:r>
      <w:r>
        <w:rPr>
          <w:spacing w:val="-12"/>
          <w:sz w:val="24"/>
        </w:rPr>
        <w:t xml:space="preserve"> </w:t>
      </w:r>
      <w:r>
        <w:rPr>
          <w:sz w:val="24"/>
        </w:rPr>
        <w:t>termination</w:t>
      </w:r>
      <w:r>
        <w:rPr>
          <w:spacing w:val="-11"/>
          <w:sz w:val="24"/>
        </w:rPr>
        <w:t xml:space="preserve"> </w:t>
      </w:r>
      <w:r>
        <w:rPr>
          <w:sz w:val="24"/>
        </w:rPr>
        <w:t>or</w:t>
      </w:r>
      <w:r>
        <w:rPr>
          <w:spacing w:val="-9"/>
          <w:sz w:val="24"/>
        </w:rPr>
        <w:t xml:space="preserve"> </w:t>
      </w:r>
      <w:r>
        <w:rPr>
          <w:sz w:val="24"/>
        </w:rPr>
        <w:t>expiration of this</w:t>
      </w:r>
      <w:r>
        <w:rPr>
          <w:spacing w:val="-3"/>
          <w:sz w:val="24"/>
        </w:rPr>
        <w:t xml:space="preserve"> </w:t>
      </w:r>
      <w:r>
        <w:rPr>
          <w:sz w:val="24"/>
        </w:rPr>
        <w:t>Agreement.</w:t>
      </w:r>
      <w:r>
        <w:rPr>
          <w:spacing w:val="-4"/>
          <w:sz w:val="24"/>
        </w:rPr>
        <w:t xml:space="preserve"> </w:t>
      </w:r>
      <w:r>
        <w:rPr>
          <w:sz w:val="24"/>
        </w:rPr>
        <w:t>In addition, upon</w:t>
      </w:r>
      <w:r>
        <w:rPr>
          <w:spacing w:val="-6"/>
          <w:sz w:val="24"/>
        </w:rPr>
        <w:t xml:space="preserve"> </w:t>
      </w:r>
      <w:r>
        <w:rPr>
          <w:sz w:val="24"/>
        </w:rPr>
        <w:t>termination</w:t>
      </w:r>
      <w:r>
        <w:rPr>
          <w:spacing w:val="-10"/>
          <w:sz w:val="24"/>
        </w:rPr>
        <w:t xml:space="preserve"> </w:t>
      </w:r>
      <w:r>
        <w:rPr>
          <w:sz w:val="24"/>
        </w:rPr>
        <w:t>or expiration</w:t>
      </w:r>
      <w:r>
        <w:rPr>
          <w:spacing w:val="-6"/>
          <w:sz w:val="24"/>
        </w:rPr>
        <w:t xml:space="preserve"> </w:t>
      </w:r>
      <w:r>
        <w:rPr>
          <w:sz w:val="24"/>
        </w:rPr>
        <w:t>of</w:t>
      </w:r>
      <w:r>
        <w:rPr>
          <w:spacing w:val="-4"/>
          <w:sz w:val="24"/>
        </w:rPr>
        <w:t xml:space="preserve"> </w:t>
      </w:r>
      <w:r>
        <w:rPr>
          <w:sz w:val="24"/>
        </w:rPr>
        <w:t>this</w:t>
      </w:r>
      <w:r>
        <w:rPr>
          <w:spacing w:val="-8"/>
          <w:sz w:val="24"/>
        </w:rPr>
        <w:t xml:space="preserve"> </w:t>
      </w:r>
      <w:r>
        <w:rPr>
          <w:sz w:val="24"/>
        </w:rPr>
        <w:t>Agreement, Millenia shall</w:t>
      </w:r>
      <w:r>
        <w:rPr>
          <w:spacing w:val="-13"/>
          <w:sz w:val="24"/>
        </w:rPr>
        <w:t xml:space="preserve"> </w:t>
      </w:r>
      <w:r>
        <w:rPr>
          <w:sz w:val="24"/>
        </w:rPr>
        <w:t>be</w:t>
      </w:r>
      <w:r>
        <w:rPr>
          <w:spacing w:val="-14"/>
          <w:sz w:val="24"/>
        </w:rPr>
        <w:t xml:space="preserve"> </w:t>
      </w:r>
      <w:r>
        <w:rPr>
          <w:sz w:val="24"/>
        </w:rPr>
        <w:t>entitled</w:t>
      </w:r>
      <w:r>
        <w:rPr>
          <w:spacing w:val="-10"/>
          <w:sz w:val="24"/>
        </w:rPr>
        <w:t xml:space="preserve"> </w:t>
      </w:r>
      <w:r>
        <w:rPr>
          <w:sz w:val="24"/>
        </w:rPr>
        <w:t>to</w:t>
      </w:r>
      <w:r>
        <w:rPr>
          <w:spacing w:val="-10"/>
          <w:sz w:val="24"/>
        </w:rPr>
        <w:t xml:space="preserve"> </w:t>
      </w:r>
      <w:r>
        <w:rPr>
          <w:sz w:val="24"/>
        </w:rPr>
        <w:t>a</w:t>
      </w:r>
      <w:r>
        <w:rPr>
          <w:spacing w:val="-14"/>
          <w:sz w:val="24"/>
        </w:rPr>
        <w:t xml:space="preserve"> </w:t>
      </w:r>
      <w:r>
        <w:rPr>
          <w:sz w:val="24"/>
        </w:rPr>
        <w:t>success</w:t>
      </w:r>
      <w:r>
        <w:rPr>
          <w:spacing w:val="-15"/>
          <w:sz w:val="24"/>
        </w:rPr>
        <w:t xml:space="preserve"> </w:t>
      </w:r>
      <w:r>
        <w:rPr>
          <w:sz w:val="24"/>
        </w:rPr>
        <w:t>Fee(s)</w:t>
      </w:r>
      <w:r>
        <w:rPr>
          <w:spacing w:val="-9"/>
          <w:sz w:val="24"/>
        </w:rPr>
        <w:t xml:space="preserve"> </w:t>
      </w:r>
      <w:r>
        <w:rPr>
          <w:sz w:val="24"/>
        </w:rPr>
        <w:t>on</w:t>
      </w:r>
      <w:r>
        <w:rPr>
          <w:spacing w:val="-15"/>
          <w:sz w:val="24"/>
        </w:rPr>
        <w:t xml:space="preserve"> </w:t>
      </w:r>
      <w:r>
        <w:rPr>
          <w:sz w:val="24"/>
        </w:rPr>
        <w:t>financing</w:t>
      </w:r>
      <w:r>
        <w:rPr>
          <w:spacing w:val="-14"/>
          <w:sz w:val="24"/>
        </w:rPr>
        <w:t xml:space="preserve"> </w:t>
      </w:r>
      <w:r>
        <w:rPr>
          <w:sz w:val="24"/>
        </w:rPr>
        <w:t>secured</w:t>
      </w:r>
      <w:r>
        <w:rPr>
          <w:spacing w:val="-15"/>
          <w:sz w:val="24"/>
        </w:rPr>
        <w:t xml:space="preserve"> </w:t>
      </w:r>
      <w:r>
        <w:rPr>
          <w:sz w:val="24"/>
        </w:rPr>
        <w:t>by</w:t>
      </w:r>
      <w:r>
        <w:rPr>
          <w:spacing w:val="-14"/>
          <w:sz w:val="24"/>
        </w:rPr>
        <w:t xml:space="preserve"> </w:t>
      </w:r>
      <w:r>
        <w:rPr>
          <w:sz w:val="24"/>
        </w:rPr>
        <w:t>Millenia</w:t>
      </w:r>
      <w:r>
        <w:rPr>
          <w:spacing w:val="-14"/>
          <w:sz w:val="24"/>
        </w:rPr>
        <w:t xml:space="preserve"> </w:t>
      </w:r>
      <w:r>
        <w:rPr>
          <w:sz w:val="24"/>
        </w:rPr>
        <w:t>during</w:t>
      </w:r>
      <w:r>
        <w:rPr>
          <w:spacing w:val="-10"/>
          <w:sz w:val="24"/>
        </w:rPr>
        <w:t xml:space="preserve"> </w:t>
      </w:r>
      <w:r>
        <w:rPr>
          <w:sz w:val="24"/>
        </w:rPr>
        <w:t>the</w:t>
      </w:r>
      <w:r>
        <w:rPr>
          <w:spacing w:val="-14"/>
          <w:sz w:val="24"/>
        </w:rPr>
        <w:t xml:space="preserve"> </w:t>
      </w:r>
      <w:r>
        <w:rPr>
          <w:sz w:val="24"/>
        </w:rPr>
        <w:t>one</w:t>
      </w:r>
      <w:r>
        <w:rPr>
          <w:spacing w:val="-14"/>
          <w:sz w:val="24"/>
        </w:rPr>
        <w:t xml:space="preserve"> </w:t>
      </w:r>
      <w:r>
        <w:rPr>
          <w:sz w:val="24"/>
        </w:rPr>
        <w:t>(1)</w:t>
      </w:r>
      <w:r>
        <w:rPr>
          <w:spacing w:val="-9"/>
          <w:sz w:val="24"/>
        </w:rPr>
        <w:t xml:space="preserve"> </w:t>
      </w:r>
      <w:r>
        <w:rPr>
          <w:sz w:val="24"/>
        </w:rPr>
        <w:t>year period</w:t>
      </w:r>
      <w:r>
        <w:rPr>
          <w:spacing w:val="-10"/>
          <w:sz w:val="24"/>
        </w:rPr>
        <w:t xml:space="preserve"> </w:t>
      </w:r>
      <w:r>
        <w:rPr>
          <w:sz w:val="24"/>
        </w:rPr>
        <w:t>following</w:t>
      </w:r>
      <w:r>
        <w:rPr>
          <w:spacing w:val="-6"/>
          <w:sz w:val="24"/>
        </w:rPr>
        <w:t xml:space="preserve"> </w:t>
      </w:r>
      <w:r>
        <w:rPr>
          <w:sz w:val="24"/>
        </w:rPr>
        <w:t>the</w:t>
      </w:r>
      <w:r>
        <w:rPr>
          <w:spacing w:val="-11"/>
          <w:sz w:val="24"/>
        </w:rPr>
        <w:t xml:space="preserve"> </w:t>
      </w:r>
      <w:r>
        <w:rPr>
          <w:sz w:val="24"/>
        </w:rPr>
        <w:t>termination or expiration of this Agreement if Company completes a Financing or Transaction with a party,</w:t>
      </w:r>
      <w:r>
        <w:rPr>
          <w:spacing w:val="-8"/>
          <w:sz w:val="24"/>
        </w:rPr>
        <w:t xml:space="preserve"> </w:t>
      </w:r>
      <w:r>
        <w:rPr>
          <w:sz w:val="24"/>
        </w:rPr>
        <w:t>which</w:t>
      </w:r>
      <w:r>
        <w:rPr>
          <w:spacing w:val="-6"/>
          <w:sz w:val="24"/>
        </w:rPr>
        <w:t xml:space="preserve"> </w:t>
      </w:r>
      <w:r>
        <w:rPr>
          <w:sz w:val="24"/>
        </w:rPr>
        <w:t>became</w:t>
      </w:r>
      <w:r>
        <w:rPr>
          <w:spacing w:val="-12"/>
          <w:sz w:val="24"/>
        </w:rPr>
        <w:t xml:space="preserve"> </w:t>
      </w:r>
      <w:r>
        <w:rPr>
          <w:sz w:val="24"/>
        </w:rPr>
        <w:t>aware</w:t>
      </w:r>
      <w:r>
        <w:rPr>
          <w:spacing w:val="-12"/>
          <w:sz w:val="24"/>
        </w:rPr>
        <w:t xml:space="preserve"> </w:t>
      </w:r>
      <w:r>
        <w:rPr>
          <w:sz w:val="24"/>
        </w:rPr>
        <w:t>of Company</w:t>
      </w:r>
      <w:r>
        <w:rPr>
          <w:spacing w:val="-11"/>
          <w:sz w:val="24"/>
        </w:rPr>
        <w:t xml:space="preserve"> </w:t>
      </w:r>
      <w:r>
        <w:rPr>
          <w:sz w:val="24"/>
        </w:rPr>
        <w:t>or</w:t>
      </w:r>
      <w:r>
        <w:rPr>
          <w:spacing w:val="-9"/>
          <w:sz w:val="24"/>
        </w:rPr>
        <w:t xml:space="preserve"> </w:t>
      </w:r>
      <w:r>
        <w:rPr>
          <w:sz w:val="24"/>
        </w:rPr>
        <w:t>which</w:t>
      </w:r>
      <w:r>
        <w:rPr>
          <w:spacing w:val="-6"/>
          <w:sz w:val="24"/>
        </w:rPr>
        <w:t xml:space="preserve"> </w:t>
      </w:r>
      <w:r>
        <w:rPr>
          <w:sz w:val="24"/>
        </w:rPr>
        <w:t>became known</w:t>
      </w:r>
      <w:r>
        <w:rPr>
          <w:spacing w:val="-6"/>
          <w:sz w:val="24"/>
        </w:rPr>
        <w:t xml:space="preserve"> </w:t>
      </w:r>
      <w:r>
        <w:rPr>
          <w:sz w:val="24"/>
        </w:rPr>
        <w:t>to</w:t>
      </w:r>
      <w:r>
        <w:rPr>
          <w:spacing w:val="-2"/>
          <w:sz w:val="24"/>
        </w:rPr>
        <w:t xml:space="preserve"> </w:t>
      </w:r>
      <w:r>
        <w:rPr>
          <w:sz w:val="24"/>
        </w:rPr>
        <w:t>Company through Millenia</w:t>
      </w:r>
      <w:r>
        <w:rPr>
          <w:spacing w:val="-12"/>
          <w:sz w:val="24"/>
        </w:rPr>
        <w:t xml:space="preserve"> </w:t>
      </w:r>
      <w:r>
        <w:rPr>
          <w:sz w:val="24"/>
        </w:rPr>
        <w:t>prior</w:t>
      </w:r>
      <w:r>
        <w:rPr>
          <w:spacing w:val="-9"/>
          <w:sz w:val="24"/>
        </w:rPr>
        <w:t xml:space="preserve"> </w:t>
      </w:r>
      <w:r>
        <w:rPr>
          <w:sz w:val="24"/>
        </w:rPr>
        <w:t>to</w:t>
      </w:r>
      <w:r>
        <w:rPr>
          <w:spacing w:val="-11"/>
          <w:sz w:val="24"/>
        </w:rPr>
        <w:t xml:space="preserve"> </w:t>
      </w:r>
      <w:r>
        <w:rPr>
          <w:sz w:val="24"/>
        </w:rPr>
        <w:t>such</w:t>
      </w:r>
      <w:r>
        <w:rPr>
          <w:spacing w:val="-2"/>
          <w:sz w:val="24"/>
        </w:rPr>
        <w:t xml:space="preserve"> </w:t>
      </w:r>
      <w:r>
        <w:rPr>
          <w:sz w:val="24"/>
        </w:rPr>
        <w:t>termination or expiration, and or which completed a Financing or Transaction with Company.</w:t>
      </w:r>
      <w:r>
        <w:rPr>
          <w:spacing w:val="40"/>
          <w:sz w:val="24"/>
        </w:rPr>
        <w:t xml:space="preserve"> </w:t>
      </w:r>
      <w:r>
        <w:rPr>
          <w:sz w:val="24"/>
        </w:rPr>
        <w:t>Within thirty (30) days of the Effective Date and/or from time to time during the Term of this Agreement and/or within ten (10) business days after the expiration or termination of this Agreement, Millenia will provide to Company a list in writing of all persons or entities introduced by Millenia to Company pursuant to this Agreement (the “</w:t>
      </w:r>
      <w:r>
        <w:rPr>
          <w:sz w:val="24"/>
          <w:u w:val="single"/>
        </w:rPr>
        <w:t>Introduction List</w:t>
      </w:r>
      <w:r>
        <w:rPr>
          <w:sz w:val="24"/>
        </w:rPr>
        <w:t>”). Within ten (10) business days</w:t>
      </w:r>
      <w:r>
        <w:rPr>
          <w:spacing w:val="-12"/>
          <w:sz w:val="24"/>
        </w:rPr>
        <w:t xml:space="preserve"> </w:t>
      </w:r>
      <w:r>
        <w:rPr>
          <w:sz w:val="24"/>
        </w:rPr>
        <w:t>following</w:t>
      </w:r>
      <w:r>
        <w:rPr>
          <w:spacing w:val="-10"/>
          <w:sz w:val="24"/>
        </w:rPr>
        <w:t xml:space="preserve"> </w:t>
      </w:r>
      <w:r>
        <w:rPr>
          <w:sz w:val="24"/>
        </w:rPr>
        <w:t>the</w:t>
      </w:r>
      <w:r>
        <w:rPr>
          <w:spacing w:val="-11"/>
          <w:sz w:val="24"/>
        </w:rPr>
        <w:t xml:space="preserve"> </w:t>
      </w:r>
      <w:r>
        <w:rPr>
          <w:sz w:val="24"/>
        </w:rPr>
        <w:t>delivery</w:t>
      </w:r>
      <w:r>
        <w:rPr>
          <w:spacing w:val="-10"/>
          <w:sz w:val="24"/>
        </w:rPr>
        <w:t xml:space="preserve"> </w:t>
      </w:r>
      <w:r>
        <w:rPr>
          <w:sz w:val="24"/>
        </w:rPr>
        <w:t>of</w:t>
      </w:r>
      <w:r>
        <w:rPr>
          <w:spacing w:val="-9"/>
          <w:sz w:val="24"/>
        </w:rPr>
        <w:t xml:space="preserve"> </w:t>
      </w:r>
      <w:r>
        <w:rPr>
          <w:sz w:val="24"/>
        </w:rPr>
        <w:t>the</w:t>
      </w:r>
      <w:r>
        <w:rPr>
          <w:spacing w:val="-15"/>
          <w:sz w:val="24"/>
        </w:rPr>
        <w:t xml:space="preserve"> </w:t>
      </w:r>
      <w:r>
        <w:rPr>
          <w:sz w:val="24"/>
        </w:rPr>
        <w:t>Introduction</w:t>
      </w:r>
      <w:r>
        <w:rPr>
          <w:spacing w:val="-10"/>
          <w:sz w:val="24"/>
        </w:rPr>
        <w:t xml:space="preserve"> </w:t>
      </w:r>
      <w:r>
        <w:rPr>
          <w:sz w:val="24"/>
        </w:rPr>
        <w:t>List</w:t>
      </w:r>
      <w:r>
        <w:rPr>
          <w:spacing w:val="-10"/>
          <w:sz w:val="24"/>
        </w:rPr>
        <w:t xml:space="preserve"> </w:t>
      </w:r>
      <w:r>
        <w:rPr>
          <w:sz w:val="24"/>
        </w:rPr>
        <w:t>to</w:t>
      </w:r>
      <w:r>
        <w:rPr>
          <w:spacing w:val="-10"/>
          <w:sz w:val="24"/>
        </w:rPr>
        <w:t xml:space="preserve"> </w:t>
      </w:r>
      <w:r>
        <w:rPr>
          <w:sz w:val="24"/>
        </w:rPr>
        <w:t>the</w:t>
      </w:r>
      <w:r>
        <w:rPr>
          <w:spacing w:val="-11"/>
          <w:sz w:val="24"/>
        </w:rPr>
        <w:t xml:space="preserve"> </w:t>
      </w:r>
      <w:r>
        <w:rPr>
          <w:sz w:val="24"/>
        </w:rPr>
        <w:t>Company,</w:t>
      </w:r>
      <w:r>
        <w:rPr>
          <w:spacing w:val="-8"/>
          <w:sz w:val="24"/>
        </w:rPr>
        <w:t xml:space="preserve"> </w:t>
      </w:r>
      <w:r>
        <w:rPr>
          <w:sz w:val="24"/>
        </w:rPr>
        <w:t>Company</w:t>
      </w:r>
      <w:r>
        <w:rPr>
          <w:spacing w:val="-10"/>
          <w:sz w:val="24"/>
        </w:rPr>
        <w:t xml:space="preserve"> </w:t>
      </w:r>
      <w:r>
        <w:rPr>
          <w:sz w:val="24"/>
        </w:rPr>
        <w:t>will</w:t>
      </w:r>
      <w:r>
        <w:rPr>
          <w:spacing w:val="-10"/>
          <w:sz w:val="24"/>
        </w:rPr>
        <w:t xml:space="preserve"> </w:t>
      </w:r>
      <w:r>
        <w:rPr>
          <w:sz w:val="24"/>
        </w:rPr>
        <w:t>provide Millenia</w:t>
      </w:r>
      <w:r>
        <w:rPr>
          <w:spacing w:val="-1"/>
          <w:sz w:val="24"/>
        </w:rPr>
        <w:t xml:space="preserve"> </w:t>
      </w:r>
      <w:r>
        <w:rPr>
          <w:sz w:val="24"/>
        </w:rPr>
        <w:t>with</w:t>
      </w:r>
      <w:r>
        <w:rPr>
          <w:spacing w:val="-5"/>
          <w:sz w:val="24"/>
        </w:rPr>
        <w:t xml:space="preserve"> </w:t>
      </w:r>
      <w:r>
        <w:rPr>
          <w:sz w:val="24"/>
        </w:rPr>
        <w:t>written</w:t>
      </w:r>
      <w:r>
        <w:rPr>
          <w:spacing w:val="-5"/>
          <w:sz w:val="24"/>
        </w:rPr>
        <w:t xml:space="preserve"> </w:t>
      </w:r>
      <w:r>
        <w:rPr>
          <w:sz w:val="24"/>
        </w:rPr>
        <w:t>notice</w:t>
      </w:r>
      <w:r>
        <w:rPr>
          <w:spacing w:val="-6"/>
          <w:sz w:val="24"/>
        </w:rPr>
        <w:t xml:space="preserve"> </w:t>
      </w:r>
      <w:r>
        <w:rPr>
          <w:sz w:val="24"/>
        </w:rPr>
        <w:t>of</w:t>
      </w:r>
      <w:r>
        <w:rPr>
          <w:spacing w:val="-3"/>
          <w:sz w:val="24"/>
        </w:rPr>
        <w:t xml:space="preserve"> </w:t>
      </w:r>
      <w:r>
        <w:rPr>
          <w:sz w:val="24"/>
        </w:rPr>
        <w:t>any</w:t>
      </w:r>
      <w:r>
        <w:rPr>
          <w:spacing w:val="-5"/>
          <w:sz w:val="24"/>
        </w:rPr>
        <w:t xml:space="preserve"> </w:t>
      </w:r>
      <w:r>
        <w:rPr>
          <w:sz w:val="24"/>
        </w:rPr>
        <w:t>objections</w:t>
      </w:r>
      <w:r>
        <w:rPr>
          <w:spacing w:val="-7"/>
          <w:sz w:val="24"/>
        </w:rPr>
        <w:t xml:space="preserve"> </w:t>
      </w:r>
      <w:r>
        <w:rPr>
          <w:sz w:val="24"/>
        </w:rPr>
        <w:t>to</w:t>
      </w:r>
      <w:r>
        <w:rPr>
          <w:spacing w:val="-10"/>
          <w:sz w:val="24"/>
        </w:rPr>
        <w:t xml:space="preserve"> </w:t>
      </w:r>
      <w:r>
        <w:rPr>
          <w:sz w:val="24"/>
        </w:rPr>
        <w:t>the</w:t>
      </w:r>
      <w:r>
        <w:rPr>
          <w:spacing w:val="-6"/>
          <w:sz w:val="24"/>
        </w:rPr>
        <w:t xml:space="preserve"> </w:t>
      </w:r>
      <w:r>
        <w:rPr>
          <w:sz w:val="24"/>
        </w:rPr>
        <w:t>inclusion</w:t>
      </w:r>
      <w:r>
        <w:rPr>
          <w:spacing w:val="-5"/>
          <w:sz w:val="24"/>
        </w:rPr>
        <w:t xml:space="preserve"> </w:t>
      </w:r>
      <w:r>
        <w:rPr>
          <w:sz w:val="24"/>
        </w:rPr>
        <w:t>of</w:t>
      </w:r>
      <w:r>
        <w:rPr>
          <w:spacing w:val="-8"/>
          <w:sz w:val="24"/>
        </w:rPr>
        <w:t xml:space="preserve"> </w:t>
      </w:r>
      <w:r>
        <w:rPr>
          <w:sz w:val="24"/>
        </w:rPr>
        <w:t>any</w:t>
      </w:r>
      <w:r>
        <w:rPr>
          <w:spacing w:val="-15"/>
          <w:sz w:val="24"/>
        </w:rPr>
        <w:t xml:space="preserve"> </w:t>
      </w:r>
      <w:r>
        <w:rPr>
          <w:sz w:val="24"/>
        </w:rPr>
        <w:t>person</w:t>
      </w:r>
      <w:r>
        <w:rPr>
          <w:spacing w:val="-5"/>
          <w:sz w:val="24"/>
        </w:rPr>
        <w:t xml:space="preserve"> </w:t>
      </w:r>
      <w:r>
        <w:rPr>
          <w:sz w:val="24"/>
        </w:rPr>
        <w:t>or</w:t>
      </w:r>
      <w:r>
        <w:rPr>
          <w:spacing w:val="-3"/>
          <w:sz w:val="24"/>
        </w:rPr>
        <w:t xml:space="preserve"> </w:t>
      </w:r>
      <w:r>
        <w:rPr>
          <w:sz w:val="24"/>
        </w:rPr>
        <w:t>entity</w:t>
      </w:r>
      <w:r>
        <w:rPr>
          <w:spacing w:val="-10"/>
          <w:sz w:val="24"/>
        </w:rPr>
        <w:t xml:space="preserve"> </w:t>
      </w:r>
      <w:r>
        <w:rPr>
          <w:sz w:val="24"/>
        </w:rPr>
        <w:t>in</w:t>
      </w:r>
      <w:r>
        <w:rPr>
          <w:spacing w:val="-14"/>
          <w:sz w:val="24"/>
        </w:rPr>
        <w:t xml:space="preserve"> </w:t>
      </w:r>
      <w:r>
        <w:rPr>
          <w:sz w:val="24"/>
        </w:rPr>
        <w:t xml:space="preserve">the Introduction List and state the </w:t>
      </w:r>
      <w:r>
        <w:t>basis for each objection in reasonable detail.</w:t>
      </w:r>
      <w:r>
        <w:rPr>
          <w:spacing w:val="40"/>
        </w:rPr>
        <w:t xml:space="preserve"> </w:t>
      </w:r>
      <w:r>
        <w:t>The Parties will cooperate</w:t>
      </w:r>
      <w:r>
        <w:rPr>
          <w:spacing w:val="-14"/>
        </w:rPr>
        <w:t xml:space="preserve"> </w:t>
      </w:r>
      <w:r>
        <w:t>to</w:t>
      </w:r>
      <w:r>
        <w:rPr>
          <w:spacing w:val="-14"/>
        </w:rPr>
        <w:t xml:space="preserve"> </w:t>
      </w:r>
      <w:r>
        <w:t>resolve</w:t>
      </w:r>
      <w:r>
        <w:rPr>
          <w:spacing w:val="-14"/>
        </w:rPr>
        <w:t xml:space="preserve"> </w:t>
      </w:r>
      <w:r>
        <w:t>the</w:t>
      </w:r>
      <w:r>
        <w:rPr>
          <w:spacing w:val="-13"/>
        </w:rPr>
        <w:t xml:space="preserve"> </w:t>
      </w:r>
      <w:r>
        <w:t>status</w:t>
      </w:r>
      <w:r>
        <w:rPr>
          <w:spacing w:val="-14"/>
        </w:rPr>
        <w:t xml:space="preserve"> </w:t>
      </w:r>
      <w:r>
        <w:t>of</w:t>
      </w:r>
      <w:r>
        <w:rPr>
          <w:spacing w:val="-14"/>
        </w:rPr>
        <w:t xml:space="preserve"> </w:t>
      </w:r>
      <w:r>
        <w:t>any</w:t>
      </w:r>
      <w:r>
        <w:rPr>
          <w:spacing w:val="-14"/>
        </w:rPr>
        <w:t xml:space="preserve"> </w:t>
      </w:r>
      <w:r>
        <w:t>person</w:t>
      </w:r>
      <w:r>
        <w:rPr>
          <w:spacing w:val="-13"/>
        </w:rPr>
        <w:t xml:space="preserve"> </w:t>
      </w:r>
      <w:r>
        <w:t>or</w:t>
      </w:r>
      <w:r>
        <w:rPr>
          <w:spacing w:val="-14"/>
        </w:rPr>
        <w:t xml:space="preserve"> </w:t>
      </w:r>
      <w:r>
        <w:t>entity</w:t>
      </w:r>
      <w:r>
        <w:rPr>
          <w:spacing w:val="-14"/>
        </w:rPr>
        <w:t xml:space="preserve"> </w:t>
      </w:r>
      <w:r>
        <w:t>as</w:t>
      </w:r>
      <w:r>
        <w:rPr>
          <w:spacing w:val="-14"/>
        </w:rPr>
        <w:t xml:space="preserve"> </w:t>
      </w:r>
      <w:r>
        <w:t>to</w:t>
      </w:r>
      <w:r>
        <w:rPr>
          <w:spacing w:val="-9"/>
        </w:rPr>
        <w:t xml:space="preserve"> </w:t>
      </w:r>
      <w:r>
        <w:t>which</w:t>
      </w:r>
      <w:r>
        <w:rPr>
          <w:spacing w:val="-14"/>
        </w:rPr>
        <w:t xml:space="preserve"> </w:t>
      </w:r>
      <w:r>
        <w:t>Company</w:t>
      </w:r>
      <w:r>
        <w:rPr>
          <w:spacing w:val="-13"/>
        </w:rPr>
        <w:t xml:space="preserve"> </w:t>
      </w:r>
      <w:r>
        <w:t>shall</w:t>
      </w:r>
      <w:r>
        <w:rPr>
          <w:spacing w:val="-12"/>
        </w:rPr>
        <w:t xml:space="preserve"> </w:t>
      </w:r>
      <w:r>
        <w:t>have</w:t>
      </w:r>
      <w:r>
        <w:rPr>
          <w:spacing w:val="-14"/>
        </w:rPr>
        <w:t xml:space="preserve"> </w:t>
      </w:r>
      <w:r>
        <w:t>made</w:t>
      </w:r>
      <w:r>
        <w:rPr>
          <w:spacing w:val="-14"/>
        </w:rPr>
        <w:t xml:space="preserve"> </w:t>
      </w:r>
      <w:r>
        <w:t>a</w:t>
      </w:r>
      <w:r>
        <w:rPr>
          <w:spacing w:val="-14"/>
        </w:rPr>
        <w:t xml:space="preserve"> </w:t>
      </w:r>
      <w:r>
        <w:t>timely and proper objection.</w:t>
      </w:r>
    </w:p>
    <w:p w14:paraId="6CAAA59A" w14:textId="77777777" w:rsidR="00DC57FC" w:rsidRDefault="00DC57FC">
      <w:pPr>
        <w:pStyle w:val="BodyText"/>
        <w:spacing w:before="1"/>
        <w:rPr>
          <w:sz w:val="25"/>
        </w:rPr>
      </w:pPr>
    </w:p>
    <w:p w14:paraId="699FEDCE" w14:textId="77777777" w:rsidR="00DC57FC" w:rsidRDefault="00000000">
      <w:pPr>
        <w:pStyle w:val="ListParagraph"/>
        <w:numPr>
          <w:ilvl w:val="0"/>
          <w:numId w:val="4"/>
        </w:numPr>
        <w:tabs>
          <w:tab w:val="left" w:pos="921"/>
          <w:tab w:val="left" w:pos="922"/>
        </w:tabs>
        <w:spacing w:line="232" w:lineRule="auto"/>
        <w:ind w:left="926" w:right="287" w:hanging="706"/>
        <w:rPr>
          <w:sz w:val="24"/>
        </w:rPr>
      </w:pPr>
      <w:r>
        <w:rPr>
          <w:b/>
          <w:sz w:val="24"/>
          <w:u w:val="single"/>
        </w:rPr>
        <w:t>Indemnification</w:t>
      </w:r>
      <w:r>
        <w:rPr>
          <w:sz w:val="24"/>
        </w:rPr>
        <w:t>.</w:t>
      </w:r>
      <w:r>
        <w:rPr>
          <w:spacing w:val="40"/>
          <w:sz w:val="24"/>
        </w:rPr>
        <w:t xml:space="preserve"> </w:t>
      </w:r>
      <w:r>
        <w:rPr>
          <w:sz w:val="24"/>
        </w:rPr>
        <w:t>The</w:t>
      </w:r>
      <w:r>
        <w:rPr>
          <w:spacing w:val="40"/>
          <w:sz w:val="24"/>
        </w:rPr>
        <w:t xml:space="preserve"> </w:t>
      </w:r>
      <w:r>
        <w:rPr>
          <w:sz w:val="24"/>
        </w:rPr>
        <w:t>indemnification</w:t>
      </w:r>
      <w:r>
        <w:rPr>
          <w:spacing w:val="40"/>
          <w:sz w:val="24"/>
        </w:rPr>
        <w:t xml:space="preserve"> </w:t>
      </w:r>
      <w:r>
        <w:rPr>
          <w:sz w:val="24"/>
        </w:rPr>
        <w:t>provisions</w:t>
      </w:r>
      <w:r>
        <w:rPr>
          <w:spacing w:val="40"/>
          <w:sz w:val="24"/>
        </w:rPr>
        <w:t xml:space="preserve"> </w:t>
      </w:r>
      <w:r>
        <w:rPr>
          <w:sz w:val="24"/>
        </w:rPr>
        <w:t>set</w:t>
      </w:r>
      <w:r>
        <w:rPr>
          <w:spacing w:val="40"/>
          <w:sz w:val="24"/>
        </w:rPr>
        <w:t xml:space="preserve"> </w:t>
      </w:r>
      <w:r>
        <w:rPr>
          <w:sz w:val="24"/>
        </w:rPr>
        <w:t>forth</w:t>
      </w:r>
      <w:r>
        <w:rPr>
          <w:spacing w:val="40"/>
          <w:sz w:val="24"/>
        </w:rPr>
        <w:t xml:space="preserve"> </w:t>
      </w:r>
      <w:r>
        <w:rPr>
          <w:sz w:val="24"/>
        </w:rPr>
        <w:t>in</w:t>
      </w:r>
      <w:r>
        <w:rPr>
          <w:spacing w:val="40"/>
          <w:sz w:val="24"/>
        </w:rPr>
        <w:t xml:space="preserve"> </w:t>
      </w:r>
      <w:r>
        <w:rPr>
          <w:sz w:val="24"/>
        </w:rPr>
        <w:t>Exhibit</w:t>
      </w:r>
      <w:r>
        <w:rPr>
          <w:spacing w:val="40"/>
          <w:sz w:val="24"/>
        </w:rPr>
        <w:t xml:space="preserve"> </w:t>
      </w:r>
      <w:r>
        <w:rPr>
          <w:sz w:val="24"/>
        </w:rPr>
        <w:t>A</w:t>
      </w:r>
      <w:r>
        <w:rPr>
          <w:spacing w:val="40"/>
          <w:sz w:val="24"/>
        </w:rPr>
        <w:t xml:space="preserve"> </w:t>
      </w:r>
      <w:r>
        <w:rPr>
          <w:sz w:val="24"/>
        </w:rPr>
        <w:t>hereto</w:t>
      </w:r>
      <w:r>
        <w:rPr>
          <w:spacing w:val="40"/>
          <w:sz w:val="24"/>
        </w:rPr>
        <w:t xml:space="preserve"> </w:t>
      </w:r>
      <w:r>
        <w:rPr>
          <w:sz w:val="24"/>
        </w:rPr>
        <w:t>are</w:t>
      </w:r>
      <w:r>
        <w:rPr>
          <w:spacing w:val="40"/>
          <w:sz w:val="24"/>
        </w:rPr>
        <w:t xml:space="preserve"> </w:t>
      </w:r>
      <w:r>
        <w:rPr>
          <w:sz w:val="24"/>
        </w:rPr>
        <w:t>incorporated by reference and are a part of this Agreement.</w:t>
      </w:r>
    </w:p>
    <w:p w14:paraId="3772ECCD" w14:textId="77777777" w:rsidR="00DC57FC" w:rsidRDefault="00DC57FC">
      <w:pPr>
        <w:spacing w:line="232" w:lineRule="auto"/>
        <w:rPr>
          <w:sz w:val="24"/>
        </w:rPr>
        <w:sectPr w:rsidR="00DC57FC">
          <w:pgSz w:w="12240" w:h="15840"/>
          <w:pgMar w:top="880" w:right="1260" w:bottom="1340" w:left="1200" w:header="0" w:footer="1147" w:gutter="0"/>
          <w:cols w:space="720"/>
        </w:sectPr>
      </w:pPr>
    </w:p>
    <w:p w14:paraId="4EF33CB4" w14:textId="77777777" w:rsidR="00DC57FC" w:rsidRDefault="00000000">
      <w:pPr>
        <w:pStyle w:val="ListParagraph"/>
        <w:numPr>
          <w:ilvl w:val="0"/>
          <w:numId w:val="4"/>
        </w:numPr>
        <w:tabs>
          <w:tab w:val="left" w:pos="960"/>
        </w:tabs>
        <w:spacing w:before="60"/>
        <w:ind w:right="163" w:hanging="682"/>
        <w:jc w:val="both"/>
        <w:rPr>
          <w:sz w:val="24"/>
        </w:rPr>
      </w:pPr>
      <w:r>
        <w:rPr>
          <w:b/>
          <w:sz w:val="24"/>
          <w:u w:val="single"/>
        </w:rPr>
        <w:lastRenderedPageBreak/>
        <w:t>Notices</w:t>
      </w:r>
      <w:r>
        <w:rPr>
          <w:sz w:val="24"/>
        </w:rPr>
        <w:t>. Any</w:t>
      </w:r>
      <w:r>
        <w:rPr>
          <w:spacing w:val="-11"/>
          <w:sz w:val="24"/>
        </w:rPr>
        <w:t xml:space="preserve"> </w:t>
      </w:r>
      <w:r>
        <w:rPr>
          <w:sz w:val="24"/>
        </w:rPr>
        <w:t>notice</w:t>
      </w:r>
      <w:r>
        <w:rPr>
          <w:spacing w:val="-8"/>
          <w:sz w:val="24"/>
        </w:rPr>
        <w:t xml:space="preserve"> </w:t>
      </w:r>
      <w:r>
        <w:rPr>
          <w:sz w:val="24"/>
        </w:rPr>
        <w:t>required</w:t>
      </w:r>
      <w:r>
        <w:rPr>
          <w:spacing w:val="-2"/>
          <w:sz w:val="24"/>
        </w:rPr>
        <w:t xml:space="preserve"> </w:t>
      </w:r>
      <w:r>
        <w:rPr>
          <w:sz w:val="24"/>
        </w:rPr>
        <w:t>shall be</w:t>
      </w:r>
      <w:r>
        <w:rPr>
          <w:spacing w:val="-12"/>
          <w:sz w:val="24"/>
        </w:rPr>
        <w:t xml:space="preserve"> </w:t>
      </w:r>
      <w:r>
        <w:rPr>
          <w:sz w:val="24"/>
        </w:rPr>
        <w:t>in</w:t>
      </w:r>
      <w:r>
        <w:rPr>
          <w:spacing w:val="-7"/>
          <w:sz w:val="24"/>
        </w:rPr>
        <w:t xml:space="preserve"> </w:t>
      </w:r>
      <w:r>
        <w:rPr>
          <w:sz w:val="24"/>
        </w:rPr>
        <w:t>writing</w:t>
      </w:r>
      <w:r>
        <w:rPr>
          <w:spacing w:val="-11"/>
          <w:sz w:val="24"/>
        </w:rPr>
        <w:t xml:space="preserve"> </w:t>
      </w:r>
      <w:r>
        <w:rPr>
          <w:sz w:val="24"/>
        </w:rPr>
        <w:t>and may</w:t>
      </w:r>
      <w:r>
        <w:rPr>
          <w:spacing w:val="-11"/>
          <w:sz w:val="24"/>
        </w:rPr>
        <w:t xml:space="preserve"> </w:t>
      </w:r>
      <w:r>
        <w:rPr>
          <w:sz w:val="24"/>
        </w:rPr>
        <w:t>be</w:t>
      </w:r>
      <w:r>
        <w:rPr>
          <w:spacing w:val="-8"/>
          <w:sz w:val="24"/>
        </w:rPr>
        <w:t xml:space="preserve"> </w:t>
      </w:r>
      <w:r>
        <w:rPr>
          <w:sz w:val="24"/>
        </w:rPr>
        <w:t>delivered</w:t>
      </w:r>
      <w:r>
        <w:rPr>
          <w:spacing w:val="-2"/>
          <w:sz w:val="24"/>
        </w:rPr>
        <w:t xml:space="preserve"> </w:t>
      </w:r>
      <w:r>
        <w:rPr>
          <w:sz w:val="24"/>
        </w:rPr>
        <w:t>by</w:t>
      </w:r>
      <w:r>
        <w:rPr>
          <w:spacing w:val="-11"/>
          <w:sz w:val="24"/>
        </w:rPr>
        <w:t xml:space="preserve"> </w:t>
      </w:r>
      <w:r>
        <w:rPr>
          <w:sz w:val="24"/>
        </w:rPr>
        <w:t>hand,</w:t>
      </w:r>
      <w:r>
        <w:rPr>
          <w:spacing w:val="-4"/>
          <w:sz w:val="24"/>
        </w:rPr>
        <w:t xml:space="preserve"> </w:t>
      </w:r>
      <w:r>
        <w:rPr>
          <w:sz w:val="24"/>
        </w:rPr>
        <w:t>e-mail,</w:t>
      </w:r>
      <w:r>
        <w:rPr>
          <w:spacing w:val="-4"/>
          <w:sz w:val="24"/>
        </w:rPr>
        <w:t xml:space="preserve"> </w:t>
      </w:r>
      <w:proofErr w:type="gramStart"/>
      <w:r>
        <w:rPr>
          <w:sz w:val="24"/>
        </w:rPr>
        <w:t>fax</w:t>
      </w:r>
      <w:proofErr w:type="gramEnd"/>
      <w:r>
        <w:rPr>
          <w:sz w:val="24"/>
        </w:rPr>
        <w:t xml:space="preserve"> or</w:t>
      </w:r>
      <w:r>
        <w:rPr>
          <w:spacing w:val="-15"/>
          <w:sz w:val="24"/>
        </w:rPr>
        <w:t xml:space="preserve"> </w:t>
      </w:r>
      <w:r>
        <w:rPr>
          <w:sz w:val="24"/>
        </w:rPr>
        <w:t>first-class</w:t>
      </w:r>
      <w:r>
        <w:rPr>
          <w:spacing w:val="-14"/>
          <w:sz w:val="24"/>
        </w:rPr>
        <w:t xml:space="preserve"> </w:t>
      </w:r>
      <w:r>
        <w:rPr>
          <w:sz w:val="24"/>
        </w:rPr>
        <w:t>mail</w:t>
      </w:r>
      <w:r>
        <w:rPr>
          <w:spacing w:val="-6"/>
          <w:sz w:val="24"/>
        </w:rPr>
        <w:t xml:space="preserve"> </w:t>
      </w:r>
      <w:r>
        <w:rPr>
          <w:sz w:val="24"/>
        </w:rPr>
        <w:t>to</w:t>
      </w:r>
      <w:r>
        <w:rPr>
          <w:spacing w:val="-15"/>
          <w:sz w:val="24"/>
        </w:rPr>
        <w:t xml:space="preserve"> </w:t>
      </w:r>
      <w:r>
        <w:rPr>
          <w:sz w:val="24"/>
        </w:rPr>
        <w:t>the</w:t>
      </w:r>
      <w:r>
        <w:rPr>
          <w:spacing w:val="-15"/>
          <w:sz w:val="24"/>
        </w:rPr>
        <w:t xml:space="preserve"> </w:t>
      </w:r>
      <w:r>
        <w:rPr>
          <w:sz w:val="24"/>
        </w:rPr>
        <w:t>following</w:t>
      </w:r>
      <w:r>
        <w:rPr>
          <w:spacing w:val="-15"/>
          <w:sz w:val="24"/>
        </w:rPr>
        <w:t xml:space="preserve"> </w:t>
      </w:r>
      <w:r>
        <w:rPr>
          <w:sz w:val="24"/>
        </w:rPr>
        <w:t>addresses</w:t>
      </w:r>
      <w:r>
        <w:rPr>
          <w:spacing w:val="-14"/>
          <w:sz w:val="24"/>
        </w:rPr>
        <w:t xml:space="preserve"> </w:t>
      </w:r>
      <w:r>
        <w:rPr>
          <w:sz w:val="24"/>
        </w:rPr>
        <w:t>(or</w:t>
      </w:r>
      <w:r>
        <w:rPr>
          <w:spacing w:val="-10"/>
          <w:sz w:val="24"/>
        </w:rPr>
        <w:t xml:space="preserve"> </w:t>
      </w:r>
      <w:r>
        <w:rPr>
          <w:sz w:val="24"/>
        </w:rPr>
        <w:t>at</w:t>
      </w:r>
      <w:r>
        <w:rPr>
          <w:spacing w:val="-6"/>
          <w:sz w:val="24"/>
        </w:rPr>
        <w:t xml:space="preserve"> </w:t>
      </w:r>
      <w:r>
        <w:rPr>
          <w:sz w:val="24"/>
        </w:rPr>
        <w:t>such</w:t>
      </w:r>
      <w:r>
        <w:rPr>
          <w:spacing w:val="-12"/>
          <w:sz w:val="24"/>
        </w:rPr>
        <w:t xml:space="preserve"> </w:t>
      </w:r>
      <w:r>
        <w:rPr>
          <w:sz w:val="24"/>
        </w:rPr>
        <w:t>other</w:t>
      </w:r>
      <w:r>
        <w:rPr>
          <w:spacing w:val="-15"/>
          <w:sz w:val="24"/>
        </w:rPr>
        <w:t xml:space="preserve"> </w:t>
      </w:r>
      <w:r>
        <w:rPr>
          <w:sz w:val="24"/>
        </w:rPr>
        <w:t>email,</w:t>
      </w:r>
      <w:r>
        <w:rPr>
          <w:spacing w:val="-14"/>
          <w:sz w:val="24"/>
        </w:rPr>
        <w:t xml:space="preserve"> </w:t>
      </w:r>
      <w:r>
        <w:rPr>
          <w:sz w:val="24"/>
        </w:rPr>
        <w:t>fax</w:t>
      </w:r>
      <w:r>
        <w:rPr>
          <w:spacing w:val="-7"/>
          <w:sz w:val="24"/>
        </w:rPr>
        <w:t xml:space="preserve"> </w:t>
      </w:r>
      <w:r>
        <w:rPr>
          <w:sz w:val="24"/>
        </w:rPr>
        <w:t>number,</w:t>
      </w:r>
      <w:r>
        <w:rPr>
          <w:spacing w:val="-14"/>
          <w:sz w:val="24"/>
        </w:rPr>
        <w:t xml:space="preserve"> </w:t>
      </w:r>
      <w:r>
        <w:rPr>
          <w:sz w:val="24"/>
        </w:rPr>
        <w:t>or</w:t>
      </w:r>
      <w:r>
        <w:rPr>
          <w:spacing w:val="-10"/>
          <w:sz w:val="24"/>
        </w:rPr>
        <w:t xml:space="preserve"> </w:t>
      </w:r>
      <w:r>
        <w:rPr>
          <w:sz w:val="24"/>
        </w:rPr>
        <w:t>address as shall hereafter be specified by such party by like notice</w:t>
      </w:r>
    </w:p>
    <w:p w14:paraId="646CA320" w14:textId="77777777" w:rsidR="00DC57FC" w:rsidRDefault="00DC57FC">
      <w:pPr>
        <w:pStyle w:val="BodyText"/>
        <w:rPr>
          <w:sz w:val="26"/>
        </w:rPr>
      </w:pPr>
    </w:p>
    <w:p w14:paraId="36BAE562" w14:textId="220FBDF6" w:rsidR="00DC57FC" w:rsidRDefault="00000000">
      <w:pPr>
        <w:pStyle w:val="BodyText"/>
        <w:spacing w:before="165"/>
        <w:ind w:left="960"/>
        <w:rPr>
          <w:ins w:id="12" w:author="Stella Sung" w:date="2022-11-16T17:43:00Z"/>
          <w:spacing w:val="-2"/>
        </w:rPr>
      </w:pPr>
      <w:r>
        <w:t>If</w:t>
      </w:r>
      <w:r>
        <w:rPr>
          <w:spacing w:val="4"/>
        </w:rPr>
        <w:t xml:space="preserve"> </w:t>
      </w:r>
      <w:r>
        <w:t>to</w:t>
      </w:r>
      <w:r>
        <w:rPr>
          <w:spacing w:val="-2"/>
        </w:rPr>
        <w:t xml:space="preserve"> Company:</w:t>
      </w:r>
    </w:p>
    <w:p w14:paraId="50F746A8" w14:textId="77777777" w:rsidR="00B838C0" w:rsidRDefault="00B838C0">
      <w:pPr>
        <w:pStyle w:val="BodyText"/>
        <w:spacing w:before="165"/>
        <w:ind w:left="960"/>
      </w:pPr>
    </w:p>
    <w:p w14:paraId="3AFEA383" w14:textId="19B69EBC" w:rsidR="00DC57FC" w:rsidRDefault="00000000" w:rsidP="00B838C0">
      <w:pPr>
        <w:ind w:left="960"/>
        <w:rPr>
          <w:ins w:id="13" w:author="Stella Sung" w:date="2022-11-16T17:44:00Z"/>
          <w:spacing w:val="-4"/>
          <w:sz w:val="24"/>
          <w:szCs w:val="24"/>
        </w:rPr>
      </w:pPr>
      <w:del w:id="14" w:author="Stella Sung" w:date="2022-11-16T17:43:00Z">
        <w:r w:rsidDel="001259AF">
          <w:rPr>
            <w:position w:val="-10"/>
            <w:sz w:val="24"/>
          </w:rPr>
          <w:delText>Name:</w:delText>
        </w:r>
      </w:del>
      <w:del w:id="15" w:author="Stella Sung" w:date="2022-11-16T17:36:00Z">
        <w:r w:rsidDel="001259AF">
          <w:rPr>
            <w:spacing w:val="16"/>
            <w:position w:val="-10"/>
            <w:sz w:val="24"/>
          </w:rPr>
          <w:delText xml:space="preserve"> </w:delText>
        </w:r>
        <w:r w:rsidDel="001259AF">
          <w:rPr>
            <w:rFonts w:ascii="Lucida Console"/>
            <w:sz w:val="18"/>
          </w:rPr>
          <w:delText>Stella</w:delText>
        </w:r>
        <w:r w:rsidDel="001259AF">
          <w:rPr>
            <w:rFonts w:ascii="Lucida Console"/>
            <w:spacing w:val="-18"/>
            <w:sz w:val="18"/>
          </w:rPr>
          <w:delText xml:space="preserve"> </w:delText>
        </w:r>
        <w:r w:rsidDel="001259AF">
          <w:rPr>
            <w:rFonts w:ascii="Lucida Console"/>
            <w:spacing w:val="-4"/>
            <w:sz w:val="18"/>
          </w:rPr>
          <w:delText>Sung</w:delText>
        </w:r>
      </w:del>
      <w:ins w:id="16" w:author="Stella Sung" w:date="2022-11-16T17:37:00Z">
        <w:r w:rsidR="001259AF">
          <w:rPr>
            <w:spacing w:val="-4"/>
            <w:sz w:val="24"/>
            <w:szCs w:val="24"/>
          </w:rPr>
          <w:t>Stella M. Sung, Ph.D.</w:t>
        </w:r>
      </w:ins>
    </w:p>
    <w:p w14:paraId="06CF4837" w14:textId="2C62AD7A" w:rsidR="00B838C0" w:rsidRDefault="00B838C0" w:rsidP="00B838C0">
      <w:pPr>
        <w:ind w:left="960"/>
        <w:rPr>
          <w:ins w:id="17" w:author="Stella Sung" w:date="2022-11-16T17:44:00Z"/>
          <w:spacing w:val="-4"/>
          <w:sz w:val="24"/>
          <w:szCs w:val="24"/>
        </w:rPr>
      </w:pPr>
      <w:ins w:id="18" w:author="Stella Sung" w:date="2022-11-16T17:44:00Z">
        <w:r>
          <w:rPr>
            <w:spacing w:val="-4"/>
            <w:sz w:val="24"/>
            <w:szCs w:val="24"/>
          </w:rPr>
          <w:t>CEO</w:t>
        </w:r>
      </w:ins>
    </w:p>
    <w:p w14:paraId="60A5EA60" w14:textId="5307BFD1" w:rsidR="00B838C0" w:rsidRDefault="00B838C0" w:rsidP="00B838C0">
      <w:pPr>
        <w:ind w:left="960"/>
        <w:rPr>
          <w:ins w:id="19" w:author="Stella Sung" w:date="2022-11-16T17:44:00Z"/>
          <w:spacing w:val="-4"/>
          <w:sz w:val="24"/>
          <w:szCs w:val="24"/>
        </w:rPr>
      </w:pPr>
      <w:proofErr w:type="spellStart"/>
      <w:ins w:id="20" w:author="Stella Sung" w:date="2022-11-16T17:44:00Z">
        <w:r>
          <w:rPr>
            <w:spacing w:val="-4"/>
            <w:sz w:val="24"/>
            <w:szCs w:val="24"/>
          </w:rPr>
          <w:t>NeurAegis</w:t>
        </w:r>
        <w:proofErr w:type="spellEnd"/>
        <w:r>
          <w:rPr>
            <w:spacing w:val="-4"/>
            <w:sz w:val="24"/>
            <w:szCs w:val="24"/>
          </w:rPr>
          <w:t>, Inc.</w:t>
        </w:r>
      </w:ins>
    </w:p>
    <w:p w14:paraId="6B56A3AB" w14:textId="4A4F9F3C" w:rsidR="00B838C0" w:rsidRDefault="00B838C0" w:rsidP="00B838C0">
      <w:pPr>
        <w:ind w:left="960"/>
        <w:rPr>
          <w:ins w:id="21" w:author="Stella Sung" w:date="2022-11-16T17:45:00Z"/>
          <w:spacing w:val="-4"/>
          <w:sz w:val="24"/>
          <w:szCs w:val="24"/>
        </w:rPr>
      </w:pPr>
      <w:ins w:id="22" w:author="Stella Sung" w:date="2022-11-16T17:45:00Z">
        <w:r>
          <w:rPr>
            <w:spacing w:val="-4"/>
            <w:sz w:val="24"/>
            <w:szCs w:val="24"/>
          </w:rPr>
          <w:t xml:space="preserve">Telephone: </w:t>
        </w:r>
      </w:ins>
      <w:ins w:id="23" w:author="Stella Sung" w:date="2022-11-16T17:44:00Z">
        <w:r>
          <w:rPr>
            <w:spacing w:val="-4"/>
            <w:sz w:val="24"/>
            <w:szCs w:val="24"/>
          </w:rPr>
          <w:t>(858) 353 5749</w:t>
        </w:r>
      </w:ins>
    </w:p>
    <w:p w14:paraId="6B9CA426" w14:textId="7D478B78" w:rsidR="00B838C0" w:rsidRPr="001259AF" w:rsidRDefault="00B838C0" w:rsidP="00B838C0">
      <w:pPr>
        <w:ind w:left="960"/>
        <w:rPr>
          <w:sz w:val="24"/>
          <w:szCs w:val="24"/>
          <w:rPrChange w:id="24" w:author="Stella Sung" w:date="2022-11-16T17:37:00Z">
            <w:rPr>
              <w:rFonts w:ascii="Lucida Console"/>
              <w:sz w:val="18"/>
            </w:rPr>
          </w:rPrChange>
        </w:rPr>
        <w:pPrChange w:id="25" w:author="Stella Sung" w:date="2022-11-16T17:43:00Z">
          <w:pPr>
            <w:spacing w:before="233"/>
            <w:ind w:left="960"/>
          </w:pPr>
        </w:pPrChange>
      </w:pPr>
      <w:ins w:id="26" w:author="Stella Sung" w:date="2022-11-16T17:45:00Z">
        <w:r>
          <w:rPr>
            <w:spacing w:val="-4"/>
            <w:sz w:val="24"/>
            <w:szCs w:val="24"/>
          </w:rPr>
          <w:t>Email: ssung@neuraegis.com</w:t>
        </w:r>
      </w:ins>
    </w:p>
    <w:p w14:paraId="55D3BA4C" w14:textId="5E9486E0" w:rsidR="00DC57FC" w:rsidRDefault="00BC4371" w:rsidP="00B838C0">
      <w:pPr>
        <w:pStyle w:val="BodyText"/>
        <w:spacing w:line="20" w:lineRule="exact"/>
        <w:ind w:left="1723"/>
        <w:rPr>
          <w:rFonts w:ascii="Lucida Console"/>
          <w:sz w:val="2"/>
        </w:rPr>
      </w:pPr>
      <w:del w:id="27" w:author="Stella Sung" w:date="2022-11-16T17:43:00Z">
        <w:r w:rsidDel="00B838C0">
          <w:rPr>
            <w:rFonts w:ascii="Lucida Console"/>
            <w:noProof/>
            <w:sz w:val="2"/>
          </w:rPr>
          <mc:AlternateContent>
            <mc:Choice Requires="wpg">
              <w:drawing>
                <wp:inline distT="0" distB="0" distL="0" distR="0" wp14:anchorId="3DE62A3E" wp14:editId="030739E3">
                  <wp:extent cx="1865630" cy="6350"/>
                  <wp:effectExtent l="0" t="635" r="2540" b="2540"/>
                  <wp:docPr id="18"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5630" cy="6350"/>
                            <a:chOff x="0" y="0"/>
                            <a:chExt cx="2938" cy="10"/>
                          </a:xfrm>
                        </wpg:grpSpPr>
                        <wps:wsp>
                          <wps:cNvPr id="19" name="docshape3"/>
                          <wps:cNvSpPr>
                            <a:spLocks noChangeArrowheads="1"/>
                          </wps:cNvSpPr>
                          <wps:spPr bwMode="auto">
                            <a:xfrm>
                              <a:off x="0" y="0"/>
                              <a:ext cx="293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F2A8D2" id="docshapegroup2" o:spid="_x0000_s1026" style="width:146.9pt;height:.5pt;mso-position-horizontal-relative:char;mso-position-vertical-relative:line" coordsize="29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">
                  <v:rect id="docshape3" o:spid="_x0000_s1027" style="position:absolute;width:293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w10:anchorlock/>
                </v:group>
              </w:pict>
            </mc:Fallback>
          </mc:AlternateContent>
        </w:r>
      </w:del>
    </w:p>
    <w:p w14:paraId="369ECA0E" w14:textId="7203BDC9" w:rsidR="00DC57FC" w:rsidRPr="00B838C0" w:rsidDel="001259AF" w:rsidRDefault="00BC4371" w:rsidP="00B838C0">
      <w:pPr>
        <w:tabs>
          <w:tab w:val="left" w:pos="4718"/>
        </w:tabs>
        <w:spacing w:line="427" w:lineRule="auto"/>
        <w:ind w:left="960" w:right="5059"/>
        <w:rPr>
          <w:del w:id="28" w:author="Stella Sung" w:date="2022-11-16T17:38:00Z"/>
          <w:position w:val="-13"/>
          <w:sz w:val="24"/>
          <w:rPrChange w:id="29" w:author="Stella Sung" w:date="2022-11-16T17:43:00Z">
            <w:rPr>
              <w:del w:id="30" w:author="Stella Sung" w:date="2022-11-16T17:38:00Z"/>
              <w:rFonts w:ascii="Lucida Console"/>
              <w:sz w:val="18"/>
            </w:rPr>
          </w:rPrChange>
        </w:rPr>
        <w:pPrChange w:id="31" w:author="Stella Sung" w:date="2022-11-16T17:43:00Z">
          <w:pPr>
            <w:tabs>
              <w:tab w:val="left" w:pos="4718"/>
            </w:tabs>
            <w:spacing w:before="256" w:line="427" w:lineRule="auto"/>
            <w:ind w:left="960" w:right="5059"/>
          </w:pPr>
        </w:pPrChange>
      </w:pPr>
      <w:del w:id="32" w:author="Stella Sung" w:date="2022-11-16T17:43:00Z">
        <w:r w:rsidDel="00B838C0">
          <w:rPr>
            <w:noProof/>
          </w:rPr>
          <mc:AlternateContent>
            <mc:Choice Requires="wps">
              <w:drawing>
                <wp:anchor distT="0" distB="0" distL="114300" distR="114300" simplePos="0" relativeHeight="487447552" behindDoc="1" locked="0" layoutInCell="1" allowOverlap="1" wp14:anchorId="161787E7" wp14:editId="782272B2">
                  <wp:simplePos x="0" y="0"/>
                  <wp:positionH relativeFrom="page">
                    <wp:posOffset>2084705</wp:posOffset>
                  </wp:positionH>
                  <wp:positionV relativeFrom="paragraph">
                    <wp:posOffset>672465</wp:posOffset>
                  </wp:positionV>
                  <wp:extent cx="1673225" cy="6350"/>
                  <wp:effectExtent l="0" t="0" r="0" b="0"/>
                  <wp:wrapNone/>
                  <wp:docPr id="17"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32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21391" id="docshape4" o:spid="_x0000_s1026" style="position:absolute;margin-left:164.15pt;margin-top:52.95pt;width:131.75pt;height:.5pt;z-index:-1586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" fillcolor="black" stroked="f">
                  <w10:wrap anchorx="page"/>
                </v:rect>
              </w:pict>
            </mc:Fallback>
          </mc:AlternateContent>
        </w:r>
        <w:r w:rsidR="00000000" w:rsidDel="00B838C0">
          <w:rPr>
            <w:sz w:val="24"/>
          </w:rPr>
          <w:delText>Title:</w:delText>
        </w:r>
        <w:r w:rsidR="00000000" w:rsidDel="00B838C0">
          <w:rPr>
            <w:spacing w:val="36"/>
            <w:sz w:val="24"/>
          </w:rPr>
          <w:delText xml:space="preserve"> </w:delText>
        </w:r>
        <w:r w:rsidR="00000000" w:rsidDel="001259AF">
          <w:rPr>
            <w:sz w:val="24"/>
            <w:u w:val="single"/>
          </w:rPr>
          <w:tab/>
        </w:r>
        <w:r w:rsidR="00000000" w:rsidDel="001259AF">
          <w:rPr>
            <w:sz w:val="24"/>
          </w:rPr>
          <w:delText xml:space="preserve"> </w:delText>
        </w:r>
        <w:r w:rsidR="00000000" w:rsidDel="001259AF">
          <w:rPr>
            <w:position w:val="-13"/>
            <w:sz w:val="24"/>
          </w:rPr>
          <w:delText>Company:</w:delText>
        </w:r>
        <w:r w:rsidR="00000000" w:rsidDel="001259AF">
          <w:rPr>
            <w:spacing w:val="80"/>
            <w:position w:val="-13"/>
            <w:sz w:val="24"/>
          </w:rPr>
          <w:delText xml:space="preserve"> </w:delText>
        </w:r>
      </w:del>
      <w:del w:id="33" w:author="Stella Sung" w:date="2022-11-16T17:45:00Z">
        <w:r w:rsidR="00000000" w:rsidRPr="001259AF" w:rsidDel="00B838C0">
          <w:rPr>
            <w:sz w:val="24"/>
            <w:szCs w:val="24"/>
            <w:rPrChange w:id="34" w:author="Stella Sung" w:date="2022-11-16T17:38:00Z">
              <w:rPr>
                <w:rFonts w:ascii="Lucida Console"/>
                <w:sz w:val="18"/>
              </w:rPr>
            </w:rPrChange>
          </w:rPr>
          <w:delText>NeurAegis, Inc</w:delText>
        </w:r>
      </w:del>
    </w:p>
    <w:p w14:paraId="04BA49C4" w14:textId="2AD9D902" w:rsidR="00DC57FC" w:rsidDel="001259AF" w:rsidRDefault="00DC57FC" w:rsidP="00B838C0">
      <w:pPr>
        <w:pStyle w:val="BodyText"/>
        <w:rPr>
          <w:del w:id="35" w:author="Stella Sung" w:date="2022-11-16T17:38:00Z"/>
          <w:rFonts w:ascii="Lucida Console"/>
          <w:sz w:val="31"/>
        </w:rPr>
        <w:pPrChange w:id="36" w:author="Stella Sung" w:date="2022-11-16T17:43:00Z">
          <w:pPr>
            <w:pStyle w:val="BodyText"/>
            <w:spacing w:before="8"/>
          </w:pPr>
        </w:pPrChange>
      </w:pPr>
    </w:p>
    <w:p w14:paraId="79AC8D09" w14:textId="3F053271" w:rsidR="00DC57FC" w:rsidDel="001259AF" w:rsidRDefault="00000000" w:rsidP="00B838C0">
      <w:pPr>
        <w:pStyle w:val="BodyText"/>
        <w:rPr>
          <w:del w:id="37" w:author="Stella Sung" w:date="2022-11-16T17:38:00Z"/>
        </w:rPr>
        <w:pPrChange w:id="38" w:author="Stella Sung" w:date="2022-11-16T17:43:00Z">
          <w:pPr>
            <w:pStyle w:val="BodyText"/>
            <w:ind w:left="960"/>
          </w:pPr>
        </w:pPrChange>
      </w:pPr>
      <w:del w:id="39" w:author="Stella Sung" w:date="2022-11-16T17:38:00Z">
        <w:r w:rsidDel="001259AF">
          <w:rPr>
            <w:spacing w:val="-2"/>
          </w:rPr>
          <w:delText>Address:</w:delText>
        </w:r>
      </w:del>
    </w:p>
    <w:p w14:paraId="6BAB923F" w14:textId="049A97A4" w:rsidR="00DC57FC" w:rsidDel="001259AF" w:rsidRDefault="00BC4371" w:rsidP="00B838C0">
      <w:pPr>
        <w:pStyle w:val="BodyText"/>
        <w:rPr>
          <w:del w:id="40" w:author="Stella Sung" w:date="2022-11-16T17:38:00Z"/>
          <w:sz w:val="19"/>
        </w:rPr>
        <w:pPrChange w:id="41" w:author="Stella Sung" w:date="2022-11-16T17:43:00Z">
          <w:pPr>
            <w:pStyle w:val="BodyText"/>
            <w:spacing w:before="4"/>
          </w:pPr>
        </w:pPrChange>
      </w:pPr>
      <w:del w:id="42" w:author="Stella Sung" w:date="2022-11-16T17:38:00Z">
        <w:r w:rsidDel="001259AF">
          <w:rPr>
            <w:noProof/>
          </w:rPr>
          <mc:AlternateContent>
            <mc:Choice Requires="wps">
              <w:drawing>
                <wp:anchor distT="0" distB="0" distL="0" distR="0" simplePos="0" relativeHeight="487588352" behindDoc="1" locked="0" layoutInCell="1" allowOverlap="1" wp14:anchorId="1FC5678F" wp14:editId="430CB0C3">
                  <wp:simplePos x="0" y="0"/>
                  <wp:positionH relativeFrom="page">
                    <wp:posOffset>1371600</wp:posOffset>
                  </wp:positionH>
                  <wp:positionV relativeFrom="paragraph">
                    <wp:posOffset>156845</wp:posOffset>
                  </wp:positionV>
                  <wp:extent cx="2399030" cy="6350"/>
                  <wp:effectExtent l="0" t="0" r="0" b="0"/>
                  <wp:wrapTopAndBottom/>
                  <wp:docPr id="1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90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21D63" id="docshape5" o:spid="_x0000_s1026" style="position:absolute;margin-left:108pt;margin-top:12.35pt;width:188.9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" fillcolor="black" stroked="f">
                  <w10:wrap type="topAndBottom" anchorx="page"/>
                </v:rect>
              </w:pict>
            </mc:Fallback>
          </mc:AlternateContent>
        </w:r>
        <w:r w:rsidDel="001259AF">
          <w:rPr>
            <w:noProof/>
          </w:rPr>
          <mc:AlternateContent>
            <mc:Choice Requires="wps">
              <w:drawing>
                <wp:anchor distT="0" distB="0" distL="0" distR="0" simplePos="0" relativeHeight="487588864" behindDoc="1" locked="0" layoutInCell="1" allowOverlap="1" wp14:anchorId="7322AD17" wp14:editId="13BF6929">
                  <wp:simplePos x="0" y="0"/>
                  <wp:positionH relativeFrom="page">
                    <wp:posOffset>1371600</wp:posOffset>
                  </wp:positionH>
                  <wp:positionV relativeFrom="paragraph">
                    <wp:posOffset>334010</wp:posOffset>
                  </wp:positionV>
                  <wp:extent cx="2399030" cy="6350"/>
                  <wp:effectExtent l="0" t="0" r="0" b="0"/>
                  <wp:wrapTopAndBottom/>
                  <wp:docPr id="15"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90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9DD0B7" id="docshape6" o:spid="_x0000_s1026" style="position:absolute;margin-left:108pt;margin-top:26.3pt;width:188.9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" fillcolor="black" stroked="f">
                  <w10:wrap type="topAndBottom" anchorx="page"/>
                </v:rect>
              </w:pict>
            </mc:Fallback>
          </mc:AlternateContent>
        </w:r>
        <w:r w:rsidDel="001259AF">
          <w:rPr>
            <w:noProof/>
          </w:rPr>
          <mc:AlternateContent>
            <mc:Choice Requires="wps">
              <w:drawing>
                <wp:anchor distT="0" distB="0" distL="0" distR="0" simplePos="0" relativeHeight="487589376" behindDoc="1" locked="0" layoutInCell="1" allowOverlap="1" wp14:anchorId="14574AE3" wp14:editId="00DDDEA4">
                  <wp:simplePos x="0" y="0"/>
                  <wp:positionH relativeFrom="page">
                    <wp:posOffset>1371600</wp:posOffset>
                  </wp:positionH>
                  <wp:positionV relativeFrom="paragraph">
                    <wp:posOffset>507365</wp:posOffset>
                  </wp:positionV>
                  <wp:extent cx="2399030" cy="6350"/>
                  <wp:effectExtent l="0" t="0" r="0" b="0"/>
                  <wp:wrapTopAndBottom/>
                  <wp:docPr id="14"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90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77FFC" id="docshape7" o:spid="_x0000_s1026" style="position:absolute;margin-left:108pt;margin-top:39.95pt;width:188.9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" fillcolor="black" stroked="f">
                  <w10:wrap type="topAndBottom" anchorx="page"/>
                </v:rect>
              </w:pict>
            </mc:Fallback>
          </mc:AlternateContent>
        </w:r>
      </w:del>
    </w:p>
    <w:p w14:paraId="30165E05" w14:textId="39B819F6" w:rsidR="00DC57FC" w:rsidDel="001259AF" w:rsidRDefault="00DC57FC" w:rsidP="00B838C0">
      <w:pPr>
        <w:pStyle w:val="BodyText"/>
        <w:rPr>
          <w:del w:id="43" w:author="Stella Sung" w:date="2022-11-16T17:38:00Z"/>
          <w:sz w:val="21"/>
        </w:rPr>
        <w:pPrChange w:id="44" w:author="Stella Sung" w:date="2022-11-16T17:43:00Z">
          <w:pPr>
            <w:pStyle w:val="BodyText"/>
            <w:spacing w:before="3"/>
          </w:pPr>
        </w:pPrChange>
      </w:pPr>
    </w:p>
    <w:p w14:paraId="6521A547" w14:textId="1494CC6C" w:rsidR="00DC57FC" w:rsidDel="00B838C0" w:rsidRDefault="00DC57FC" w:rsidP="00B838C0">
      <w:pPr>
        <w:tabs>
          <w:tab w:val="left" w:pos="4718"/>
        </w:tabs>
        <w:spacing w:line="427" w:lineRule="auto"/>
        <w:ind w:right="5059"/>
        <w:rPr>
          <w:del w:id="45" w:author="Stella Sung" w:date="2022-11-16T17:45:00Z"/>
        </w:rPr>
        <w:pPrChange w:id="46" w:author="Stella Sung" w:date="2022-11-16T17:43:00Z">
          <w:pPr>
            <w:pStyle w:val="BodyText"/>
            <w:spacing w:before="9"/>
          </w:pPr>
        </w:pPrChange>
      </w:pPr>
    </w:p>
    <w:p w14:paraId="56CE8F3A" w14:textId="2B72FD37" w:rsidR="00DC57FC" w:rsidDel="00B838C0" w:rsidRDefault="00DC57FC">
      <w:pPr>
        <w:pStyle w:val="BodyText"/>
        <w:spacing w:before="5"/>
        <w:rPr>
          <w:del w:id="47" w:author="Stella Sung" w:date="2022-11-16T17:45:00Z"/>
          <w:sz w:val="25"/>
        </w:rPr>
      </w:pPr>
    </w:p>
    <w:p w14:paraId="4D597644" w14:textId="1AE387C7" w:rsidR="00DC57FC" w:rsidDel="00B838C0" w:rsidRDefault="00000000">
      <w:pPr>
        <w:pStyle w:val="BodyText"/>
        <w:tabs>
          <w:tab w:val="left" w:pos="4751"/>
        </w:tabs>
        <w:ind w:left="960"/>
        <w:rPr>
          <w:del w:id="48" w:author="Stella Sung" w:date="2022-11-16T17:45:00Z"/>
        </w:rPr>
      </w:pPr>
      <w:del w:id="49" w:author="Stella Sung" w:date="2022-11-16T17:45:00Z">
        <w:r w:rsidDel="00B838C0">
          <w:delText>Phone Number:</w:delText>
        </w:r>
        <w:r w:rsidDel="00B838C0">
          <w:rPr>
            <w:spacing w:val="36"/>
          </w:rPr>
          <w:delText xml:space="preserve"> </w:delText>
        </w:r>
      </w:del>
      <w:del w:id="50" w:author="Stella Sung" w:date="2022-11-16T17:38:00Z">
        <w:r w:rsidDel="001259AF">
          <w:rPr>
            <w:u w:val="single"/>
          </w:rPr>
          <w:tab/>
        </w:r>
      </w:del>
    </w:p>
    <w:p w14:paraId="7C1AF281" w14:textId="25DC9B43" w:rsidR="00DC57FC" w:rsidDel="00B838C0" w:rsidRDefault="00DC57FC">
      <w:pPr>
        <w:pStyle w:val="BodyText"/>
        <w:spacing w:before="2"/>
        <w:rPr>
          <w:del w:id="51" w:author="Stella Sung" w:date="2022-11-16T17:45:00Z"/>
          <w:sz w:val="16"/>
        </w:rPr>
      </w:pPr>
    </w:p>
    <w:p w14:paraId="30D63CF8" w14:textId="15AF511C" w:rsidR="00DC57FC" w:rsidDel="00B838C0" w:rsidRDefault="00000000">
      <w:pPr>
        <w:pStyle w:val="BodyText"/>
        <w:tabs>
          <w:tab w:val="left" w:pos="4780"/>
        </w:tabs>
        <w:spacing w:before="90"/>
        <w:ind w:left="960"/>
        <w:rPr>
          <w:del w:id="52" w:author="Stella Sung" w:date="2022-11-16T17:45:00Z"/>
        </w:rPr>
      </w:pPr>
      <w:del w:id="53" w:author="Stella Sung" w:date="2022-11-16T17:45:00Z">
        <w:r w:rsidDel="00B838C0">
          <w:delText>Email:</w:delText>
        </w:r>
        <w:r w:rsidDel="00B838C0">
          <w:rPr>
            <w:spacing w:val="113"/>
          </w:rPr>
          <w:delText xml:space="preserve"> </w:delText>
        </w:r>
      </w:del>
      <w:del w:id="54" w:author="Stella Sung" w:date="2022-11-16T17:39:00Z">
        <w:r w:rsidDel="001259AF">
          <w:rPr>
            <w:u w:val="single"/>
          </w:rPr>
          <w:tab/>
        </w:r>
      </w:del>
    </w:p>
    <w:p w14:paraId="25EDC48C" w14:textId="77777777" w:rsidR="00DC57FC" w:rsidRDefault="00DC57FC">
      <w:pPr>
        <w:pStyle w:val="BodyText"/>
        <w:rPr>
          <w:sz w:val="20"/>
        </w:rPr>
      </w:pPr>
    </w:p>
    <w:p w14:paraId="2D99E928" w14:textId="77777777" w:rsidR="00DC57FC" w:rsidRDefault="00DC57FC">
      <w:pPr>
        <w:pStyle w:val="BodyText"/>
        <w:spacing w:before="9"/>
        <w:rPr>
          <w:sz w:val="18"/>
        </w:rPr>
      </w:pPr>
    </w:p>
    <w:p w14:paraId="04926326" w14:textId="77777777" w:rsidR="00DC57FC" w:rsidRDefault="00000000">
      <w:pPr>
        <w:pStyle w:val="BodyText"/>
        <w:spacing w:before="90"/>
        <w:ind w:left="960"/>
      </w:pPr>
      <w:r>
        <w:t>If</w:t>
      </w:r>
      <w:r>
        <w:rPr>
          <w:spacing w:val="-3"/>
        </w:rPr>
        <w:t xml:space="preserve"> </w:t>
      </w:r>
      <w:r>
        <w:t>to</w:t>
      </w:r>
      <w:r>
        <w:rPr>
          <w:spacing w:val="-9"/>
        </w:rPr>
        <w:t xml:space="preserve"> </w:t>
      </w:r>
      <w:r>
        <w:t>Millenia,</w:t>
      </w:r>
      <w:r>
        <w:rPr>
          <w:spacing w:val="-1"/>
        </w:rPr>
        <w:t xml:space="preserve"> </w:t>
      </w:r>
      <w:r>
        <w:rPr>
          <w:spacing w:val="-5"/>
        </w:rPr>
        <w:t>to:</w:t>
      </w:r>
    </w:p>
    <w:p w14:paraId="7EF26472" w14:textId="77777777" w:rsidR="00DC57FC" w:rsidRDefault="00DC57FC">
      <w:pPr>
        <w:pStyle w:val="BodyText"/>
        <w:spacing w:before="9"/>
      </w:pPr>
    </w:p>
    <w:p w14:paraId="340459BC" w14:textId="77777777" w:rsidR="00DC57FC" w:rsidRDefault="00000000">
      <w:pPr>
        <w:pStyle w:val="BodyText"/>
        <w:spacing w:line="242" w:lineRule="auto"/>
        <w:ind w:left="960" w:right="7117"/>
      </w:pPr>
      <w:r>
        <w:rPr>
          <w:spacing w:val="-6"/>
        </w:rPr>
        <w:t>Philip</w:t>
      </w:r>
      <w:r>
        <w:rPr>
          <w:spacing w:val="-27"/>
        </w:rPr>
        <w:t xml:space="preserve"> </w:t>
      </w:r>
      <w:proofErr w:type="spellStart"/>
      <w:r>
        <w:rPr>
          <w:spacing w:val="-6"/>
        </w:rPr>
        <w:t>Peredo</w:t>
      </w:r>
      <w:proofErr w:type="spellEnd"/>
      <w:r>
        <w:rPr>
          <w:spacing w:val="-6"/>
        </w:rPr>
        <w:t xml:space="preserve">, </w:t>
      </w:r>
      <w:r>
        <w:rPr>
          <w:spacing w:val="-4"/>
        </w:rPr>
        <w:t>CEO</w:t>
      </w:r>
    </w:p>
    <w:p w14:paraId="25F33F90" w14:textId="77777777" w:rsidR="00DC57FC" w:rsidRDefault="00000000">
      <w:pPr>
        <w:pStyle w:val="BodyText"/>
        <w:spacing w:line="266" w:lineRule="exact"/>
        <w:ind w:left="960"/>
      </w:pPr>
      <w:r>
        <w:t>Millenia,</w:t>
      </w:r>
      <w:r>
        <w:rPr>
          <w:spacing w:val="-1"/>
        </w:rPr>
        <w:t xml:space="preserve"> </w:t>
      </w:r>
      <w:r>
        <w:rPr>
          <w:spacing w:val="-5"/>
        </w:rPr>
        <w:t>LLC</w:t>
      </w:r>
    </w:p>
    <w:p w14:paraId="7FDA4EFA" w14:textId="77777777" w:rsidR="00DC57FC" w:rsidRDefault="00000000">
      <w:pPr>
        <w:pStyle w:val="BodyText"/>
        <w:spacing w:before="3" w:line="242" w:lineRule="auto"/>
        <w:ind w:left="960" w:right="6239"/>
      </w:pPr>
      <w:r>
        <w:t xml:space="preserve">Las Vegas, Nevada </w:t>
      </w:r>
      <w:r>
        <w:rPr>
          <w:spacing w:val="-2"/>
        </w:rPr>
        <w:t>Telephone:</w:t>
      </w:r>
      <w:r>
        <w:rPr>
          <w:spacing w:val="-17"/>
        </w:rPr>
        <w:t xml:space="preserve"> </w:t>
      </w:r>
      <w:r>
        <w:rPr>
          <w:spacing w:val="-2"/>
        </w:rPr>
        <w:t>(917)</w:t>
      </w:r>
      <w:r>
        <w:rPr>
          <w:spacing w:val="-16"/>
        </w:rPr>
        <w:t xml:space="preserve"> </w:t>
      </w:r>
      <w:r>
        <w:rPr>
          <w:spacing w:val="-2"/>
        </w:rPr>
        <w:t>880-8186</w:t>
      </w:r>
    </w:p>
    <w:p w14:paraId="7514BA96" w14:textId="77777777" w:rsidR="00DC57FC" w:rsidRDefault="00000000">
      <w:pPr>
        <w:pStyle w:val="BodyText"/>
        <w:spacing w:line="266" w:lineRule="exact"/>
        <w:ind w:left="960"/>
      </w:pPr>
      <w:r>
        <w:t>Email:</w:t>
      </w:r>
      <w:r>
        <w:rPr>
          <w:spacing w:val="-1"/>
        </w:rPr>
        <w:t xml:space="preserve"> </w:t>
      </w:r>
      <w:hyperlink r:id="rId8">
        <w:r>
          <w:rPr>
            <w:spacing w:val="-2"/>
          </w:rPr>
          <w:t>Phil@MilleniaVentures.com</w:t>
        </w:r>
      </w:hyperlink>
    </w:p>
    <w:p w14:paraId="374710BE" w14:textId="77777777" w:rsidR="00DC57FC" w:rsidRDefault="00DC57FC">
      <w:pPr>
        <w:pStyle w:val="BodyText"/>
        <w:spacing w:before="6"/>
        <w:rPr>
          <w:sz w:val="23"/>
        </w:rPr>
      </w:pPr>
    </w:p>
    <w:p w14:paraId="3C5A136E" w14:textId="77777777" w:rsidR="00DC57FC" w:rsidRDefault="00000000">
      <w:pPr>
        <w:pStyle w:val="BodyText"/>
        <w:spacing w:before="1"/>
        <w:ind w:left="960" w:right="161"/>
        <w:jc w:val="both"/>
      </w:pPr>
      <w:r>
        <w:t>Notices shall be deemed to have been given contemporaneously in the case of fax or e- mail.</w:t>
      </w:r>
      <w:r>
        <w:rPr>
          <w:spacing w:val="40"/>
        </w:rPr>
        <w:t xml:space="preserve"> </w:t>
      </w:r>
      <w:r>
        <w:t>Notices</w:t>
      </w:r>
      <w:r>
        <w:rPr>
          <w:spacing w:val="-9"/>
        </w:rPr>
        <w:t xml:space="preserve"> </w:t>
      </w:r>
      <w:r>
        <w:t>given</w:t>
      </w:r>
      <w:r>
        <w:rPr>
          <w:spacing w:val="-11"/>
        </w:rPr>
        <w:t xml:space="preserve"> </w:t>
      </w:r>
      <w:r>
        <w:t>by</w:t>
      </w:r>
      <w:r>
        <w:rPr>
          <w:spacing w:val="-15"/>
        </w:rPr>
        <w:t xml:space="preserve"> </w:t>
      </w:r>
      <w:r>
        <w:t>first</w:t>
      </w:r>
      <w:r>
        <w:rPr>
          <w:spacing w:val="-6"/>
        </w:rPr>
        <w:t xml:space="preserve"> </w:t>
      </w:r>
      <w:r>
        <w:t>class</w:t>
      </w:r>
      <w:r>
        <w:rPr>
          <w:spacing w:val="-9"/>
        </w:rPr>
        <w:t xml:space="preserve"> </w:t>
      </w:r>
      <w:r>
        <w:t>mail</w:t>
      </w:r>
      <w:r>
        <w:rPr>
          <w:spacing w:val="-11"/>
        </w:rPr>
        <w:t xml:space="preserve"> </w:t>
      </w:r>
      <w:r>
        <w:t>shall</w:t>
      </w:r>
      <w:r>
        <w:rPr>
          <w:spacing w:val="-6"/>
        </w:rPr>
        <w:t xml:space="preserve"> </w:t>
      </w:r>
      <w:r>
        <w:t>be</w:t>
      </w:r>
      <w:r>
        <w:rPr>
          <w:spacing w:val="-15"/>
        </w:rPr>
        <w:t xml:space="preserve"> </w:t>
      </w:r>
      <w:r>
        <w:t>deemed</w:t>
      </w:r>
      <w:r>
        <w:rPr>
          <w:spacing w:val="-2"/>
        </w:rPr>
        <w:t xml:space="preserve"> </w:t>
      </w:r>
      <w:r>
        <w:t>to</w:t>
      </w:r>
      <w:r>
        <w:rPr>
          <w:spacing w:val="-11"/>
        </w:rPr>
        <w:t xml:space="preserve"> </w:t>
      </w:r>
      <w:r>
        <w:t>have</w:t>
      </w:r>
      <w:r>
        <w:rPr>
          <w:spacing w:val="-15"/>
        </w:rPr>
        <w:t xml:space="preserve"> </w:t>
      </w:r>
      <w:r>
        <w:t>been</w:t>
      </w:r>
      <w:r>
        <w:rPr>
          <w:spacing w:val="-2"/>
        </w:rPr>
        <w:t xml:space="preserve"> </w:t>
      </w:r>
      <w:r>
        <w:t>given</w:t>
      </w:r>
      <w:r>
        <w:rPr>
          <w:spacing w:val="-11"/>
        </w:rPr>
        <w:t xml:space="preserve"> </w:t>
      </w:r>
      <w:r>
        <w:t>seven</w:t>
      </w:r>
      <w:r>
        <w:rPr>
          <w:spacing w:val="-11"/>
        </w:rPr>
        <w:t xml:space="preserve"> </w:t>
      </w:r>
      <w:r>
        <w:t>days</w:t>
      </w:r>
      <w:r>
        <w:rPr>
          <w:spacing w:val="-4"/>
        </w:rPr>
        <w:t xml:space="preserve"> </w:t>
      </w:r>
      <w:r>
        <w:t>after mailing.</w:t>
      </w:r>
      <w:r>
        <w:rPr>
          <w:spacing w:val="40"/>
        </w:rPr>
        <w:t xml:space="preserve"> </w:t>
      </w:r>
      <w:r>
        <w:t>Evidence that the notice was properly addressed, stamped, and mailed shall be prima facie evidence of mailing.</w:t>
      </w:r>
    </w:p>
    <w:p w14:paraId="66A82499" w14:textId="77777777" w:rsidR="00DC57FC" w:rsidRDefault="00DC57FC">
      <w:pPr>
        <w:jc w:val="both"/>
        <w:sectPr w:rsidR="00DC57FC">
          <w:pgSz w:w="12240" w:h="15840"/>
          <w:pgMar w:top="1160" w:right="1260" w:bottom="1340" w:left="1200" w:header="0" w:footer="1147" w:gutter="0"/>
          <w:cols w:space="720"/>
        </w:sectPr>
      </w:pPr>
    </w:p>
    <w:p w14:paraId="5B90DFEA" w14:textId="77777777" w:rsidR="00DC57FC" w:rsidRDefault="00000000">
      <w:pPr>
        <w:pStyle w:val="ListParagraph"/>
        <w:numPr>
          <w:ilvl w:val="0"/>
          <w:numId w:val="4"/>
        </w:numPr>
        <w:tabs>
          <w:tab w:val="left" w:pos="927"/>
        </w:tabs>
        <w:spacing w:before="62"/>
        <w:ind w:left="926" w:right="154" w:hanging="706"/>
        <w:jc w:val="both"/>
        <w:rPr>
          <w:sz w:val="24"/>
        </w:rPr>
      </w:pPr>
      <w:r>
        <w:rPr>
          <w:b/>
          <w:sz w:val="24"/>
          <w:u w:val="single"/>
        </w:rPr>
        <w:lastRenderedPageBreak/>
        <w:t>Company to Control Financings and Transactions</w:t>
      </w:r>
      <w:r>
        <w:rPr>
          <w:b/>
          <w:sz w:val="24"/>
        </w:rPr>
        <w:t>.</w:t>
      </w:r>
      <w:r>
        <w:rPr>
          <w:b/>
          <w:spacing w:val="40"/>
          <w:sz w:val="24"/>
        </w:rPr>
        <w:t xml:space="preserve"> </w:t>
      </w:r>
      <w:r>
        <w:rPr>
          <w:sz w:val="24"/>
        </w:rPr>
        <w:t xml:space="preserve">The terms and conditions under which </w:t>
      </w:r>
      <w:proofErr w:type="gramStart"/>
      <w:r>
        <w:rPr>
          <w:sz w:val="24"/>
        </w:rPr>
        <w:t>Company</w:t>
      </w:r>
      <w:proofErr w:type="gramEnd"/>
      <w:r>
        <w:rPr>
          <w:sz w:val="24"/>
        </w:rPr>
        <w:t xml:space="preserve"> would enter a Financing or Transaction shall be at the sole discretion of Company.</w:t>
      </w:r>
      <w:r>
        <w:rPr>
          <w:spacing w:val="40"/>
          <w:sz w:val="24"/>
        </w:rPr>
        <w:t xml:space="preserve"> </w:t>
      </w:r>
      <w:r>
        <w:rPr>
          <w:sz w:val="24"/>
        </w:rPr>
        <w:t>Nothing</w:t>
      </w:r>
      <w:r>
        <w:rPr>
          <w:spacing w:val="-7"/>
          <w:sz w:val="24"/>
        </w:rPr>
        <w:t xml:space="preserve"> </w:t>
      </w:r>
      <w:r>
        <w:rPr>
          <w:sz w:val="24"/>
        </w:rPr>
        <w:t>in</w:t>
      </w:r>
      <w:r>
        <w:rPr>
          <w:spacing w:val="-7"/>
          <w:sz w:val="24"/>
        </w:rPr>
        <w:t xml:space="preserve"> </w:t>
      </w:r>
      <w:r>
        <w:rPr>
          <w:sz w:val="24"/>
        </w:rPr>
        <w:t>this</w:t>
      </w:r>
      <w:r>
        <w:rPr>
          <w:spacing w:val="-9"/>
          <w:sz w:val="24"/>
        </w:rPr>
        <w:t xml:space="preserve"> </w:t>
      </w:r>
      <w:r>
        <w:rPr>
          <w:sz w:val="24"/>
        </w:rPr>
        <w:t>Agreement</w:t>
      </w:r>
      <w:r>
        <w:rPr>
          <w:spacing w:val="-2"/>
          <w:sz w:val="24"/>
        </w:rPr>
        <w:t xml:space="preserve"> </w:t>
      </w:r>
      <w:r>
        <w:rPr>
          <w:sz w:val="24"/>
        </w:rPr>
        <w:t>shall</w:t>
      </w:r>
      <w:r>
        <w:rPr>
          <w:spacing w:val="-6"/>
          <w:sz w:val="24"/>
        </w:rPr>
        <w:t xml:space="preserve"> </w:t>
      </w:r>
      <w:r>
        <w:rPr>
          <w:sz w:val="24"/>
        </w:rPr>
        <w:t>obligate</w:t>
      </w:r>
      <w:r>
        <w:rPr>
          <w:spacing w:val="-3"/>
          <w:sz w:val="24"/>
        </w:rPr>
        <w:t xml:space="preserve"> </w:t>
      </w:r>
      <w:r>
        <w:rPr>
          <w:sz w:val="24"/>
        </w:rPr>
        <w:t>Company</w:t>
      </w:r>
      <w:r>
        <w:rPr>
          <w:spacing w:val="-7"/>
          <w:sz w:val="24"/>
        </w:rPr>
        <w:t xml:space="preserve"> </w:t>
      </w:r>
      <w:r>
        <w:rPr>
          <w:sz w:val="24"/>
        </w:rPr>
        <w:t>to</w:t>
      </w:r>
      <w:r>
        <w:rPr>
          <w:spacing w:val="-7"/>
          <w:sz w:val="24"/>
        </w:rPr>
        <w:t xml:space="preserve"> </w:t>
      </w:r>
      <w:r>
        <w:rPr>
          <w:sz w:val="24"/>
        </w:rPr>
        <w:t>consummate</w:t>
      </w:r>
      <w:r>
        <w:rPr>
          <w:spacing w:val="-3"/>
          <w:sz w:val="24"/>
        </w:rPr>
        <w:t xml:space="preserve"> </w:t>
      </w:r>
      <w:r>
        <w:rPr>
          <w:sz w:val="24"/>
        </w:rPr>
        <w:t>a</w:t>
      </w:r>
      <w:r>
        <w:rPr>
          <w:spacing w:val="-8"/>
          <w:sz w:val="24"/>
        </w:rPr>
        <w:t xml:space="preserve"> </w:t>
      </w:r>
      <w:r>
        <w:rPr>
          <w:sz w:val="24"/>
        </w:rPr>
        <w:t>Financing or Transaction.</w:t>
      </w:r>
      <w:r>
        <w:rPr>
          <w:spacing w:val="40"/>
          <w:sz w:val="24"/>
        </w:rPr>
        <w:t xml:space="preserve"> </w:t>
      </w:r>
      <w:proofErr w:type="gramStart"/>
      <w:r>
        <w:rPr>
          <w:sz w:val="24"/>
        </w:rPr>
        <w:t>Company</w:t>
      </w:r>
      <w:proofErr w:type="gramEnd"/>
      <w:r>
        <w:rPr>
          <w:sz w:val="24"/>
        </w:rPr>
        <w:t xml:space="preserve"> may terminate any negotiations or discussions at any time and reserves the right not to proceed with a Financing or Transaction.</w:t>
      </w:r>
    </w:p>
    <w:p w14:paraId="5FEB0825" w14:textId="77777777" w:rsidR="00DC57FC" w:rsidRDefault="00DC57FC">
      <w:pPr>
        <w:pStyle w:val="BodyText"/>
        <w:spacing w:before="1"/>
        <w:rPr>
          <w:sz w:val="31"/>
        </w:rPr>
      </w:pPr>
    </w:p>
    <w:p w14:paraId="56A4621C" w14:textId="77777777" w:rsidR="00DC57FC" w:rsidRDefault="00000000">
      <w:pPr>
        <w:pStyle w:val="ListParagraph"/>
        <w:numPr>
          <w:ilvl w:val="0"/>
          <w:numId w:val="4"/>
        </w:numPr>
        <w:tabs>
          <w:tab w:val="left" w:pos="922"/>
        </w:tabs>
        <w:ind w:left="921" w:hanging="706"/>
        <w:jc w:val="both"/>
        <w:rPr>
          <w:sz w:val="24"/>
        </w:rPr>
      </w:pPr>
      <w:r>
        <w:rPr>
          <w:b/>
          <w:sz w:val="24"/>
          <w:u w:val="single"/>
        </w:rPr>
        <w:t>Confidentiality</w:t>
      </w:r>
      <w:r>
        <w:rPr>
          <w:b/>
          <w:spacing w:val="-15"/>
          <w:sz w:val="24"/>
          <w:u w:val="single"/>
        </w:rPr>
        <w:t xml:space="preserve"> </w:t>
      </w:r>
      <w:r>
        <w:rPr>
          <w:b/>
          <w:sz w:val="24"/>
          <w:u w:val="single"/>
        </w:rPr>
        <w:t>of</w:t>
      </w:r>
      <w:r>
        <w:rPr>
          <w:b/>
          <w:spacing w:val="-15"/>
          <w:sz w:val="24"/>
          <w:u w:val="single"/>
        </w:rPr>
        <w:t xml:space="preserve"> </w:t>
      </w:r>
      <w:r>
        <w:rPr>
          <w:b/>
          <w:sz w:val="24"/>
          <w:u w:val="single"/>
        </w:rPr>
        <w:t>Company</w:t>
      </w:r>
      <w:r>
        <w:rPr>
          <w:b/>
          <w:spacing w:val="-15"/>
          <w:sz w:val="24"/>
          <w:u w:val="single"/>
        </w:rPr>
        <w:t xml:space="preserve"> </w:t>
      </w:r>
      <w:r>
        <w:rPr>
          <w:b/>
          <w:sz w:val="24"/>
          <w:u w:val="single"/>
        </w:rPr>
        <w:t>Information</w:t>
      </w:r>
      <w:r>
        <w:rPr>
          <w:sz w:val="24"/>
        </w:rPr>
        <w:t>.</w:t>
      </w:r>
      <w:r>
        <w:rPr>
          <w:spacing w:val="-15"/>
          <w:sz w:val="24"/>
        </w:rPr>
        <w:t xml:space="preserve"> </w:t>
      </w:r>
      <w:r>
        <w:rPr>
          <w:sz w:val="24"/>
        </w:rPr>
        <w:t>Millenia,</w:t>
      </w:r>
      <w:r>
        <w:rPr>
          <w:spacing w:val="-5"/>
          <w:sz w:val="24"/>
        </w:rPr>
        <w:t xml:space="preserve"> </w:t>
      </w:r>
      <w:r>
        <w:rPr>
          <w:sz w:val="24"/>
        </w:rPr>
        <w:t>and</w:t>
      </w:r>
      <w:r>
        <w:rPr>
          <w:spacing w:val="-12"/>
          <w:sz w:val="24"/>
        </w:rPr>
        <w:t xml:space="preserve"> </w:t>
      </w:r>
      <w:r>
        <w:rPr>
          <w:sz w:val="24"/>
        </w:rPr>
        <w:t>its</w:t>
      </w:r>
      <w:r>
        <w:rPr>
          <w:spacing w:val="-15"/>
          <w:sz w:val="24"/>
        </w:rPr>
        <w:t xml:space="preserve"> </w:t>
      </w:r>
      <w:r>
        <w:rPr>
          <w:sz w:val="24"/>
        </w:rPr>
        <w:t>officers,</w:t>
      </w:r>
      <w:r>
        <w:rPr>
          <w:spacing w:val="-10"/>
          <w:sz w:val="24"/>
        </w:rPr>
        <w:t xml:space="preserve"> </w:t>
      </w:r>
      <w:r>
        <w:rPr>
          <w:sz w:val="24"/>
        </w:rPr>
        <w:t>directors,</w:t>
      </w:r>
      <w:r>
        <w:rPr>
          <w:spacing w:val="-5"/>
          <w:sz w:val="24"/>
        </w:rPr>
        <w:t xml:space="preserve"> </w:t>
      </w:r>
      <w:r>
        <w:rPr>
          <w:sz w:val="24"/>
        </w:rPr>
        <w:t>employees and</w:t>
      </w:r>
      <w:r>
        <w:rPr>
          <w:spacing w:val="-7"/>
          <w:sz w:val="24"/>
        </w:rPr>
        <w:t xml:space="preserve"> </w:t>
      </w:r>
      <w:r>
        <w:rPr>
          <w:sz w:val="24"/>
        </w:rPr>
        <w:t>agents</w:t>
      </w:r>
      <w:r>
        <w:rPr>
          <w:spacing w:val="-8"/>
          <w:sz w:val="24"/>
        </w:rPr>
        <w:t xml:space="preserve"> </w:t>
      </w:r>
      <w:r>
        <w:rPr>
          <w:sz w:val="24"/>
        </w:rPr>
        <w:t>shall</w:t>
      </w:r>
      <w:r>
        <w:rPr>
          <w:spacing w:val="-6"/>
          <w:sz w:val="24"/>
        </w:rPr>
        <w:t xml:space="preserve"> </w:t>
      </w:r>
      <w:r>
        <w:rPr>
          <w:sz w:val="24"/>
        </w:rPr>
        <w:t>maintain</w:t>
      </w:r>
      <w:r>
        <w:rPr>
          <w:spacing w:val="-11"/>
          <w:sz w:val="24"/>
        </w:rPr>
        <w:t xml:space="preserve"> </w:t>
      </w:r>
      <w:r>
        <w:rPr>
          <w:sz w:val="24"/>
        </w:rPr>
        <w:t>in</w:t>
      </w:r>
      <w:r>
        <w:rPr>
          <w:spacing w:val="-11"/>
          <w:sz w:val="24"/>
        </w:rPr>
        <w:t xml:space="preserve"> </w:t>
      </w:r>
      <w:r>
        <w:rPr>
          <w:sz w:val="24"/>
        </w:rPr>
        <w:t>strict</w:t>
      </w:r>
      <w:r>
        <w:rPr>
          <w:spacing w:val="-10"/>
          <w:sz w:val="24"/>
        </w:rPr>
        <w:t xml:space="preserve"> </w:t>
      </w:r>
      <w:r>
        <w:rPr>
          <w:sz w:val="24"/>
        </w:rPr>
        <w:t>confidence</w:t>
      </w:r>
      <w:r>
        <w:rPr>
          <w:spacing w:val="-8"/>
          <w:sz w:val="24"/>
        </w:rPr>
        <w:t xml:space="preserve"> </w:t>
      </w:r>
      <w:r>
        <w:rPr>
          <w:sz w:val="24"/>
        </w:rPr>
        <w:t>and</w:t>
      </w:r>
      <w:r>
        <w:rPr>
          <w:spacing w:val="-11"/>
          <w:sz w:val="24"/>
        </w:rPr>
        <w:t xml:space="preserve"> </w:t>
      </w:r>
      <w:r>
        <w:rPr>
          <w:sz w:val="24"/>
        </w:rPr>
        <w:t>not</w:t>
      </w:r>
      <w:r>
        <w:rPr>
          <w:spacing w:val="-6"/>
          <w:sz w:val="24"/>
        </w:rPr>
        <w:t xml:space="preserve"> </w:t>
      </w:r>
      <w:r>
        <w:rPr>
          <w:sz w:val="24"/>
        </w:rPr>
        <w:t>copy,</w:t>
      </w:r>
      <w:r>
        <w:rPr>
          <w:spacing w:val="-8"/>
          <w:sz w:val="24"/>
        </w:rPr>
        <w:t xml:space="preserve"> </w:t>
      </w:r>
      <w:r>
        <w:rPr>
          <w:sz w:val="24"/>
        </w:rPr>
        <w:t>disclose</w:t>
      </w:r>
      <w:r>
        <w:rPr>
          <w:spacing w:val="-8"/>
          <w:sz w:val="24"/>
        </w:rPr>
        <w:t xml:space="preserve"> </w:t>
      </w:r>
      <w:r>
        <w:rPr>
          <w:sz w:val="24"/>
        </w:rPr>
        <w:t>or</w:t>
      </w:r>
      <w:r>
        <w:rPr>
          <w:spacing w:val="-9"/>
          <w:sz w:val="24"/>
        </w:rPr>
        <w:t xml:space="preserve"> </w:t>
      </w:r>
      <w:r>
        <w:rPr>
          <w:sz w:val="24"/>
        </w:rPr>
        <w:t>transfer</w:t>
      </w:r>
      <w:r>
        <w:rPr>
          <w:spacing w:val="-9"/>
          <w:sz w:val="24"/>
        </w:rPr>
        <w:t xml:space="preserve"> </w:t>
      </w:r>
      <w:r>
        <w:rPr>
          <w:sz w:val="24"/>
        </w:rPr>
        <w:t>to</w:t>
      </w:r>
      <w:r>
        <w:rPr>
          <w:spacing w:val="-11"/>
          <w:sz w:val="24"/>
        </w:rPr>
        <w:t xml:space="preserve"> </w:t>
      </w:r>
      <w:r>
        <w:rPr>
          <w:sz w:val="24"/>
        </w:rPr>
        <w:t>any</w:t>
      </w:r>
      <w:r>
        <w:rPr>
          <w:spacing w:val="-7"/>
          <w:sz w:val="24"/>
        </w:rPr>
        <w:t xml:space="preserve"> </w:t>
      </w:r>
      <w:r>
        <w:rPr>
          <w:sz w:val="24"/>
        </w:rPr>
        <w:t xml:space="preserve">other party (1) all confidential business and financial information regarding Company and its </w:t>
      </w:r>
      <w:r>
        <w:rPr>
          <w:spacing w:val="-2"/>
          <w:sz w:val="24"/>
        </w:rPr>
        <w:t>affiliates,</w:t>
      </w:r>
      <w:r>
        <w:rPr>
          <w:spacing w:val="-7"/>
          <w:sz w:val="24"/>
        </w:rPr>
        <w:t xml:space="preserve"> </w:t>
      </w:r>
      <w:r>
        <w:rPr>
          <w:spacing w:val="-2"/>
          <w:sz w:val="24"/>
        </w:rPr>
        <w:t>including</w:t>
      </w:r>
      <w:r>
        <w:rPr>
          <w:spacing w:val="-9"/>
          <w:sz w:val="24"/>
        </w:rPr>
        <w:t xml:space="preserve"> </w:t>
      </w:r>
      <w:r>
        <w:rPr>
          <w:spacing w:val="-2"/>
          <w:sz w:val="24"/>
        </w:rPr>
        <w:t>without</w:t>
      </w:r>
      <w:r>
        <w:rPr>
          <w:spacing w:val="-13"/>
          <w:sz w:val="24"/>
        </w:rPr>
        <w:t xml:space="preserve"> </w:t>
      </w:r>
      <w:r>
        <w:rPr>
          <w:spacing w:val="-2"/>
          <w:sz w:val="24"/>
        </w:rPr>
        <w:t>limitation,</w:t>
      </w:r>
      <w:r>
        <w:rPr>
          <w:spacing w:val="-6"/>
          <w:sz w:val="24"/>
        </w:rPr>
        <w:t xml:space="preserve"> </w:t>
      </w:r>
      <w:r>
        <w:rPr>
          <w:spacing w:val="-2"/>
          <w:sz w:val="24"/>
        </w:rPr>
        <w:t>projections,</w:t>
      </w:r>
      <w:r>
        <w:rPr>
          <w:spacing w:val="-6"/>
          <w:sz w:val="24"/>
        </w:rPr>
        <w:t xml:space="preserve"> </w:t>
      </w:r>
      <w:r>
        <w:rPr>
          <w:spacing w:val="-2"/>
          <w:sz w:val="24"/>
        </w:rPr>
        <w:t xml:space="preserve">business plans, marketing plans, product </w:t>
      </w:r>
      <w:r>
        <w:rPr>
          <w:sz w:val="24"/>
        </w:rPr>
        <w:t>development plans, pricing, costs, customer, vendor and supplier lists and identification, channels</w:t>
      </w:r>
      <w:r>
        <w:rPr>
          <w:spacing w:val="-4"/>
          <w:sz w:val="24"/>
        </w:rPr>
        <w:t xml:space="preserve"> </w:t>
      </w:r>
      <w:r>
        <w:rPr>
          <w:sz w:val="24"/>
        </w:rPr>
        <w:t>of</w:t>
      </w:r>
      <w:r>
        <w:rPr>
          <w:spacing w:val="-1"/>
          <w:sz w:val="24"/>
        </w:rPr>
        <w:t xml:space="preserve"> </w:t>
      </w:r>
      <w:r>
        <w:rPr>
          <w:sz w:val="24"/>
        </w:rPr>
        <w:t>distribution,</w:t>
      </w:r>
      <w:r>
        <w:rPr>
          <w:spacing w:val="-4"/>
          <w:sz w:val="24"/>
        </w:rPr>
        <w:t xml:space="preserve"> </w:t>
      </w:r>
      <w:r>
        <w:rPr>
          <w:sz w:val="24"/>
        </w:rPr>
        <w:t>and</w:t>
      </w:r>
      <w:r>
        <w:rPr>
          <w:spacing w:val="-2"/>
          <w:sz w:val="24"/>
        </w:rPr>
        <w:t xml:space="preserve"> </w:t>
      </w:r>
      <w:r>
        <w:rPr>
          <w:sz w:val="24"/>
        </w:rPr>
        <w:t>terms</w:t>
      </w:r>
      <w:r>
        <w:rPr>
          <w:spacing w:val="-9"/>
          <w:sz w:val="24"/>
        </w:rPr>
        <w:t xml:space="preserve"> </w:t>
      </w:r>
      <w:r>
        <w:rPr>
          <w:sz w:val="24"/>
        </w:rPr>
        <w:t>of</w:t>
      </w:r>
      <w:r>
        <w:rPr>
          <w:spacing w:val="-1"/>
          <w:sz w:val="24"/>
        </w:rPr>
        <w:t xml:space="preserve"> </w:t>
      </w:r>
      <w:r>
        <w:rPr>
          <w:sz w:val="24"/>
        </w:rPr>
        <w:t>identification</w:t>
      </w:r>
      <w:r>
        <w:rPr>
          <w:spacing w:val="-2"/>
          <w:sz w:val="24"/>
        </w:rPr>
        <w:t xml:space="preserve"> </w:t>
      </w:r>
      <w:r>
        <w:rPr>
          <w:sz w:val="24"/>
        </w:rPr>
        <w:t>of</w:t>
      </w:r>
      <w:r>
        <w:rPr>
          <w:spacing w:val="-1"/>
          <w:sz w:val="24"/>
        </w:rPr>
        <w:t xml:space="preserve"> </w:t>
      </w:r>
      <w:r>
        <w:rPr>
          <w:sz w:val="24"/>
        </w:rPr>
        <w:t>proposed</w:t>
      </w:r>
      <w:r>
        <w:rPr>
          <w:spacing w:val="-2"/>
          <w:sz w:val="24"/>
        </w:rPr>
        <w:t xml:space="preserve"> </w:t>
      </w:r>
      <w:r>
        <w:rPr>
          <w:sz w:val="24"/>
        </w:rPr>
        <w:t>or</w:t>
      </w:r>
      <w:r>
        <w:rPr>
          <w:spacing w:val="-1"/>
          <w:sz w:val="24"/>
        </w:rPr>
        <w:t xml:space="preserve"> </w:t>
      </w:r>
      <w:r>
        <w:rPr>
          <w:sz w:val="24"/>
        </w:rPr>
        <w:t>actual</w:t>
      </w:r>
      <w:r>
        <w:rPr>
          <w:spacing w:val="-2"/>
          <w:sz w:val="24"/>
        </w:rPr>
        <w:t xml:space="preserve"> </w:t>
      </w:r>
      <w:r>
        <w:rPr>
          <w:sz w:val="24"/>
        </w:rPr>
        <w:t>contracts</w:t>
      </w:r>
      <w:r>
        <w:rPr>
          <w:spacing w:val="-4"/>
          <w:sz w:val="24"/>
        </w:rPr>
        <w:t xml:space="preserve"> </w:t>
      </w:r>
      <w:r>
        <w:rPr>
          <w:sz w:val="24"/>
        </w:rPr>
        <w:t>and</w:t>
      </w:r>
      <w:r>
        <w:rPr>
          <w:spacing w:val="-2"/>
          <w:sz w:val="24"/>
        </w:rPr>
        <w:t xml:space="preserve"> </w:t>
      </w:r>
      <w:r>
        <w:rPr>
          <w:sz w:val="24"/>
        </w:rPr>
        <w:t xml:space="preserve">(2) </w:t>
      </w:r>
      <w:r>
        <w:rPr>
          <w:spacing w:val="-2"/>
          <w:sz w:val="24"/>
        </w:rPr>
        <w:t>all</w:t>
      </w:r>
      <w:r>
        <w:rPr>
          <w:spacing w:val="-11"/>
          <w:sz w:val="24"/>
        </w:rPr>
        <w:t xml:space="preserve"> </w:t>
      </w:r>
      <w:r>
        <w:rPr>
          <w:spacing w:val="-2"/>
          <w:sz w:val="24"/>
        </w:rPr>
        <w:t>confidential technology of Company.</w:t>
      </w:r>
      <w:r>
        <w:rPr>
          <w:spacing w:val="-13"/>
          <w:sz w:val="24"/>
        </w:rPr>
        <w:t xml:space="preserve"> </w:t>
      </w:r>
      <w:r>
        <w:rPr>
          <w:spacing w:val="-2"/>
          <w:sz w:val="24"/>
        </w:rPr>
        <w:t>In</w:t>
      </w:r>
      <w:r>
        <w:rPr>
          <w:spacing w:val="-13"/>
          <w:sz w:val="24"/>
        </w:rPr>
        <w:t xml:space="preserve"> </w:t>
      </w:r>
      <w:r>
        <w:rPr>
          <w:spacing w:val="-2"/>
          <w:sz w:val="24"/>
        </w:rPr>
        <w:t>furtherance</w:t>
      </w:r>
      <w:r>
        <w:rPr>
          <w:spacing w:val="-13"/>
          <w:sz w:val="24"/>
        </w:rPr>
        <w:t xml:space="preserve"> </w:t>
      </w:r>
      <w:r>
        <w:rPr>
          <w:spacing w:val="-2"/>
          <w:sz w:val="24"/>
        </w:rPr>
        <w:t>of</w:t>
      </w:r>
      <w:r>
        <w:rPr>
          <w:spacing w:val="-10"/>
          <w:sz w:val="24"/>
        </w:rPr>
        <w:t xml:space="preserve"> </w:t>
      </w:r>
      <w:r>
        <w:rPr>
          <w:spacing w:val="-2"/>
          <w:sz w:val="24"/>
        </w:rPr>
        <w:t>the</w:t>
      </w:r>
      <w:r>
        <w:rPr>
          <w:spacing w:val="-13"/>
          <w:sz w:val="24"/>
        </w:rPr>
        <w:t xml:space="preserve"> </w:t>
      </w:r>
      <w:r>
        <w:rPr>
          <w:spacing w:val="-2"/>
          <w:sz w:val="24"/>
        </w:rPr>
        <w:t>foregoing,</w:t>
      </w:r>
      <w:r>
        <w:rPr>
          <w:spacing w:val="-13"/>
          <w:sz w:val="24"/>
        </w:rPr>
        <w:t xml:space="preserve"> </w:t>
      </w:r>
      <w:r>
        <w:rPr>
          <w:spacing w:val="-2"/>
          <w:sz w:val="24"/>
        </w:rPr>
        <w:t>Millenia</w:t>
      </w:r>
      <w:r>
        <w:rPr>
          <w:spacing w:val="-13"/>
          <w:sz w:val="24"/>
        </w:rPr>
        <w:t xml:space="preserve"> </w:t>
      </w:r>
      <w:r>
        <w:rPr>
          <w:spacing w:val="-2"/>
          <w:sz w:val="24"/>
        </w:rPr>
        <w:t>agrees</w:t>
      </w:r>
      <w:r>
        <w:rPr>
          <w:spacing w:val="-13"/>
          <w:sz w:val="24"/>
        </w:rPr>
        <w:t xml:space="preserve"> </w:t>
      </w:r>
      <w:r>
        <w:rPr>
          <w:spacing w:val="-2"/>
          <w:sz w:val="24"/>
        </w:rPr>
        <w:t xml:space="preserve">that </w:t>
      </w:r>
      <w:r>
        <w:rPr>
          <w:sz w:val="24"/>
        </w:rPr>
        <w:t xml:space="preserve">it shall not transfer, transmit, distribute, </w:t>
      </w:r>
      <w:proofErr w:type="gramStart"/>
      <w:r>
        <w:rPr>
          <w:sz w:val="24"/>
        </w:rPr>
        <w:t>download</w:t>
      </w:r>
      <w:proofErr w:type="gramEnd"/>
      <w:r>
        <w:rPr>
          <w:sz w:val="24"/>
        </w:rPr>
        <w:t xml:space="preserve"> or communicate, in any electronic, digitized or other form or media, any of the confidential technology of Company. The foregoing is not intended to preclude Millenia from utilizing, subject to the terms and conditions of this</w:t>
      </w:r>
      <w:r>
        <w:rPr>
          <w:spacing w:val="-4"/>
          <w:sz w:val="24"/>
        </w:rPr>
        <w:t xml:space="preserve"> </w:t>
      </w:r>
      <w:r>
        <w:rPr>
          <w:sz w:val="24"/>
        </w:rPr>
        <w:t>Agreement, the</w:t>
      </w:r>
      <w:r>
        <w:rPr>
          <w:spacing w:val="-3"/>
          <w:sz w:val="24"/>
        </w:rPr>
        <w:t xml:space="preserve"> </w:t>
      </w:r>
      <w:r>
        <w:rPr>
          <w:sz w:val="24"/>
        </w:rPr>
        <w:t>Financing</w:t>
      </w:r>
      <w:r>
        <w:rPr>
          <w:spacing w:val="-2"/>
          <w:sz w:val="24"/>
        </w:rPr>
        <w:t xml:space="preserve"> </w:t>
      </w:r>
      <w:r>
        <w:rPr>
          <w:sz w:val="24"/>
        </w:rPr>
        <w:t>and/or other documents prepared</w:t>
      </w:r>
      <w:r>
        <w:rPr>
          <w:spacing w:val="-2"/>
          <w:sz w:val="24"/>
        </w:rPr>
        <w:t xml:space="preserve"> </w:t>
      </w:r>
      <w:r>
        <w:rPr>
          <w:sz w:val="24"/>
        </w:rPr>
        <w:t>or approved by Company.</w:t>
      </w:r>
    </w:p>
    <w:p w14:paraId="7B54B0DF" w14:textId="77777777" w:rsidR="00DC57FC" w:rsidRDefault="00DC57FC">
      <w:pPr>
        <w:pStyle w:val="BodyText"/>
        <w:spacing w:before="3"/>
      </w:pPr>
    </w:p>
    <w:p w14:paraId="7B126002" w14:textId="77777777" w:rsidR="00DC57FC" w:rsidRDefault="00000000">
      <w:pPr>
        <w:pStyle w:val="BodyText"/>
        <w:ind w:left="921" w:right="153"/>
        <w:jc w:val="both"/>
      </w:pPr>
      <w:r>
        <w:t>All</w:t>
      </w:r>
      <w:r>
        <w:rPr>
          <w:spacing w:val="-12"/>
        </w:rPr>
        <w:t xml:space="preserve"> </w:t>
      </w:r>
      <w:r>
        <w:t>communications</w:t>
      </w:r>
      <w:r>
        <w:rPr>
          <w:spacing w:val="-14"/>
        </w:rPr>
        <w:t xml:space="preserve"> </w:t>
      </w:r>
      <w:r>
        <w:t>regarding</w:t>
      </w:r>
      <w:r>
        <w:rPr>
          <w:spacing w:val="-15"/>
        </w:rPr>
        <w:t xml:space="preserve"> </w:t>
      </w:r>
      <w:r>
        <w:t>any</w:t>
      </w:r>
      <w:r>
        <w:rPr>
          <w:spacing w:val="-12"/>
        </w:rPr>
        <w:t xml:space="preserve"> </w:t>
      </w:r>
      <w:r>
        <w:t>possible</w:t>
      </w:r>
      <w:r>
        <w:rPr>
          <w:spacing w:val="-13"/>
        </w:rPr>
        <w:t xml:space="preserve"> </w:t>
      </w:r>
      <w:r>
        <w:t>transactions,</w:t>
      </w:r>
      <w:r>
        <w:rPr>
          <w:spacing w:val="-6"/>
        </w:rPr>
        <w:t xml:space="preserve"> </w:t>
      </w:r>
      <w:r>
        <w:t>requests</w:t>
      </w:r>
      <w:r>
        <w:rPr>
          <w:spacing w:val="-14"/>
        </w:rPr>
        <w:t xml:space="preserve"> </w:t>
      </w:r>
      <w:r>
        <w:t>for</w:t>
      </w:r>
      <w:r>
        <w:rPr>
          <w:spacing w:val="-15"/>
        </w:rPr>
        <w:t xml:space="preserve"> </w:t>
      </w:r>
      <w:r>
        <w:t>due</w:t>
      </w:r>
      <w:r>
        <w:rPr>
          <w:spacing w:val="-13"/>
        </w:rPr>
        <w:t xml:space="preserve"> </w:t>
      </w:r>
      <w:r>
        <w:t>diligence</w:t>
      </w:r>
      <w:r>
        <w:rPr>
          <w:spacing w:val="-13"/>
        </w:rPr>
        <w:t xml:space="preserve"> </w:t>
      </w:r>
      <w:r>
        <w:t>or</w:t>
      </w:r>
      <w:r>
        <w:rPr>
          <w:spacing w:val="-10"/>
        </w:rPr>
        <w:t xml:space="preserve"> </w:t>
      </w:r>
      <w:r>
        <w:t>other information, requests for facility tours, product demonstrations or management meetings, will be submitted or directed to Company, and Millenia shall not contact any employees, customers,</w:t>
      </w:r>
      <w:r>
        <w:rPr>
          <w:spacing w:val="-9"/>
        </w:rPr>
        <w:t xml:space="preserve"> </w:t>
      </w:r>
      <w:r>
        <w:t>suppliers</w:t>
      </w:r>
      <w:r>
        <w:rPr>
          <w:spacing w:val="-9"/>
        </w:rPr>
        <w:t xml:space="preserve"> </w:t>
      </w:r>
      <w:r>
        <w:t>or</w:t>
      </w:r>
      <w:r>
        <w:rPr>
          <w:spacing w:val="-10"/>
        </w:rPr>
        <w:t xml:space="preserve"> </w:t>
      </w:r>
      <w:r>
        <w:t>contractors</w:t>
      </w:r>
      <w:r>
        <w:rPr>
          <w:spacing w:val="-14"/>
        </w:rPr>
        <w:t xml:space="preserve"> </w:t>
      </w:r>
      <w:r>
        <w:t>of</w:t>
      </w:r>
      <w:r>
        <w:rPr>
          <w:spacing w:val="-15"/>
        </w:rPr>
        <w:t xml:space="preserve"> </w:t>
      </w:r>
      <w:r>
        <w:t>Company</w:t>
      </w:r>
      <w:r>
        <w:rPr>
          <w:spacing w:val="-12"/>
        </w:rPr>
        <w:t xml:space="preserve"> </w:t>
      </w:r>
      <w:r>
        <w:t>or</w:t>
      </w:r>
      <w:r>
        <w:rPr>
          <w:spacing w:val="-15"/>
        </w:rPr>
        <w:t xml:space="preserve"> </w:t>
      </w:r>
      <w:r>
        <w:t>its</w:t>
      </w:r>
      <w:r>
        <w:rPr>
          <w:spacing w:val="-14"/>
        </w:rPr>
        <w:t xml:space="preserve"> </w:t>
      </w:r>
      <w:r>
        <w:t>affiliates</w:t>
      </w:r>
      <w:r>
        <w:rPr>
          <w:spacing w:val="-9"/>
        </w:rPr>
        <w:t xml:space="preserve"> </w:t>
      </w:r>
      <w:r>
        <w:t>without</w:t>
      </w:r>
      <w:r>
        <w:rPr>
          <w:spacing w:val="-11"/>
        </w:rPr>
        <w:t xml:space="preserve"> </w:t>
      </w:r>
      <w:r>
        <w:t>express</w:t>
      </w:r>
      <w:r>
        <w:rPr>
          <w:spacing w:val="-14"/>
        </w:rPr>
        <w:t xml:space="preserve"> </w:t>
      </w:r>
      <w:r>
        <w:t xml:space="preserve">permission. Nothing in this Agreement shall constitute a grant of authority to Millenia or any representatives thereof to remove, examine or copy any </w:t>
      </w:r>
      <w:proofErr w:type="gramStart"/>
      <w:r>
        <w:t>particular document</w:t>
      </w:r>
      <w:proofErr w:type="gramEnd"/>
      <w:r>
        <w:t xml:space="preserve"> or types of information regarding Company, and Company shall retain control over the particular documents or items to be provided, examined or copied. Millenia shall be permitted to maintain at least one copy of all Company information, confidential</w:t>
      </w:r>
      <w:r>
        <w:rPr>
          <w:spacing w:val="-1"/>
        </w:rPr>
        <w:t xml:space="preserve"> </w:t>
      </w:r>
      <w:r>
        <w:t>or not, in any</w:t>
      </w:r>
      <w:r>
        <w:rPr>
          <w:spacing w:val="-2"/>
        </w:rPr>
        <w:t xml:space="preserve"> </w:t>
      </w:r>
      <w:r>
        <w:t xml:space="preserve">format, whether electronic, </w:t>
      </w:r>
      <w:proofErr w:type="gramStart"/>
      <w:r>
        <w:t>digital</w:t>
      </w:r>
      <w:proofErr w:type="gramEnd"/>
      <w:r>
        <w:t xml:space="preserve"> or hard copy, to satisfy its recordkeeping requirements.</w:t>
      </w:r>
    </w:p>
    <w:p w14:paraId="0AFA1674" w14:textId="77777777" w:rsidR="00DC57FC" w:rsidRDefault="00DC57FC">
      <w:pPr>
        <w:pStyle w:val="BodyText"/>
        <w:spacing w:before="9"/>
        <w:rPr>
          <w:sz w:val="23"/>
        </w:rPr>
      </w:pPr>
    </w:p>
    <w:p w14:paraId="373C1F02" w14:textId="77777777" w:rsidR="00DC57FC" w:rsidRDefault="00000000">
      <w:pPr>
        <w:pStyle w:val="BodyText"/>
        <w:ind w:left="960"/>
        <w:jc w:val="both"/>
      </w:pPr>
      <w:r>
        <w:t>The</w:t>
      </w:r>
      <w:r>
        <w:rPr>
          <w:spacing w:val="-17"/>
        </w:rPr>
        <w:t xml:space="preserve"> </w:t>
      </w:r>
      <w:r>
        <w:t>provisions</w:t>
      </w:r>
      <w:r>
        <w:rPr>
          <w:spacing w:val="-2"/>
        </w:rPr>
        <w:t xml:space="preserve"> </w:t>
      </w:r>
      <w:r>
        <w:t>of</w:t>
      </w:r>
      <w:r>
        <w:rPr>
          <w:spacing w:val="-3"/>
        </w:rPr>
        <w:t xml:space="preserve"> </w:t>
      </w:r>
      <w:r>
        <w:t>this</w:t>
      </w:r>
      <w:r>
        <w:rPr>
          <w:spacing w:val="-12"/>
        </w:rPr>
        <w:t xml:space="preserve"> </w:t>
      </w:r>
      <w:r>
        <w:t>Section shall</w:t>
      </w:r>
      <w:r>
        <w:rPr>
          <w:spacing w:val="-4"/>
        </w:rPr>
        <w:t xml:space="preserve"> </w:t>
      </w:r>
      <w:r>
        <w:t>survive</w:t>
      </w:r>
      <w:r>
        <w:rPr>
          <w:spacing w:val="-10"/>
        </w:rPr>
        <w:t xml:space="preserve"> </w:t>
      </w:r>
      <w:r>
        <w:t>any</w:t>
      </w:r>
      <w:r>
        <w:rPr>
          <w:spacing w:val="-15"/>
        </w:rPr>
        <w:t xml:space="preserve"> </w:t>
      </w:r>
      <w:r>
        <w:t>termination of</w:t>
      </w:r>
      <w:r>
        <w:rPr>
          <w:spacing w:val="-8"/>
        </w:rPr>
        <w:t xml:space="preserve"> </w:t>
      </w:r>
      <w:r>
        <w:t>this</w:t>
      </w:r>
      <w:r>
        <w:rPr>
          <w:spacing w:val="-11"/>
        </w:rPr>
        <w:t xml:space="preserve"> </w:t>
      </w:r>
      <w:r>
        <w:rPr>
          <w:spacing w:val="-2"/>
        </w:rPr>
        <w:t>Agreement.</w:t>
      </w:r>
    </w:p>
    <w:p w14:paraId="187E526A" w14:textId="77777777" w:rsidR="00DC57FC" w:rsidRDefault="00DC57FC">
      <w:pPr>
        <w:pStyle w:val="BodyText"/>
      </w:pPr>
    </w:p>
    <w:p w14:paraId="412C794F" w14:textId="77777777" w:rsidR="00DC57FC" w:rsidRDefault="00000000">
      <w:pPr>
        <w:pStyle w:val="ListParagraph"/>
        <w:numPr>
          <w:ilvl w:val="0"/>
          <w:numId w:val="4"/>
        </w:numPr>
        <w:tabs>
          <w:tab w:val="left" w:pos="922"/>
        </w:tabs>
        <w:ind w:left="921" w:right="155" w:hanging="706"/>
        <w:jc w:val="both"/>
        <w:rPr>
          <w:b/>
          <w:sz w:val="24"/>
        </w:rPr>
      </w:pPr>
      <w:r>
        <w:rPr>
          <w:b/>
          <w:sz w:val="24"/>
          <w:u w:val="single"/>
        </w:rPr>
        <w:t>Press Releases, Etc</w:t>
      </w:r>
      <w:r>
        <w:rPr>
          <w:sz w:val="24"/>
        </w:rPr>
        <w:t>.</w:t>
      </w:r>
      <w:r>
        <w:rPr>
          <w:spacing w:val="40"/>
          <w:sz w:val="24"/>
        </w:rPr>
        <w:t xml:space="preserve"> </w:t>
      </w:r>
      <w:r>
        <w:rPr>
          <w:sz w:val="24"/>
        </w:rPr>
        <w:t>Subject to each Party’s written approval, which is not to be unreasonably withheld, the Parties shall work together to issue a press release or other announcement to the public regarding any Financing or Transaction. Except for communication</w:t>
      </w:r>
      <w:r>
        <w:rPr>
          <w:spacing w:val="-15"/>
          <w:sz w:val="24"/>
        </w:rPr>
        <w:t xml:space="preserve"> </w:t>
      </w:r>
      <w:r>
        <w:rPr>
          <w:sz w:val="24"/>
        </w:rPr>
        <w:t>to</w:t>
      </w:r>
      <w:r>
        <w:rPr>
          <w:spacing w:val="-10"/>
          <w:sz w:val="24"/>
        </w:rPr>
        <w:t xml:space="preserve"> </w:t>
      </w:r>
      <w:r>
        <w:rPr>
          <w:sz w:val="24"/>
        </w:rPr>
        <w:t>Investors</w:t>
      </w:r>
      <w:r>
        <w:rPr>
          <w:spacing w:val="-7"/>
          <w:sz w:val="24"/>
        </w:rPr>
        <w:t xml:space="preserve"> </w:t>
      </w:r>
      <w:r>
        <w:rPr>
          <w:sz w:val="24"/>
        </w:rPr>
        <w:t>in</w:t>
      </w:r>
      <w:r>
        <w:rPr>
          <w:spacing w:val="-15"/>
          <w:sz w:val="24"/>
        </w:rPr>
        <w:t xml:space="preserve"> </w:t>
      </w:r>
      <w:r>
        <w:rPr>
          <w:sz w:val="24"/>
        </w:rPr>
        <w:t>furtherance</w:t>
      </w:r>
      <w:r>
        <w:rPr>
          <w:spacing w:val="-11"/>
          <w:sz w:val="24"/>
        </w:rPr>
        <w:t xml:space="preserve"> </w:t>
      </w:r>
      <w:r>
        <w:rPr>
          <w:sz w:val="24"/>
        </w:rPr>
        <w:t>of</w:t>
      </w:r>
      <w:r>
        <w:rPr>
          <w:spacing w:val="-13"/>
          <w:sz w:val="24"/>
        </w:rPr>
        <w:t xml:space="preserve"> </w:t>
      </w:r>
      <w:r>
        <w:rPr>
          <w:sz w:val="24"/>
        </w:rPr>
        <w:t>this</w:t>
      </w:r>
      <w:r>
        <w:rPr>
          <w:spacing w:val="-15"/>
          <w:sz w:val="24"/>
        </w:rPr>
        <w:t xml:space="preserve"> </w:t>
      </w:r>
      <w:r>
        <w:rPr>
          <w:sz w:val="24"/>
        </w:rPr>
        <w:t>Agreement, Millenia</w:t>
      </w:r>
      <w:r>
        <w:rPr>
          <w:spacing w:val="-15"/>
          <w:sz w:val="24"/>
        </w:rPr>
        <w:t xml:space="preserve"> </w:t>
      </w:r>
      <w:r>
        <w:rPr>
          <w:sz w:val="24"/>
        </w:rPr>
        <w:t>will</w:t>
      </w:r>
      <w:r>
        <w:rPr>
          <w:spacing w:val="-9"/>
          <w:sz w:val="24"/>
        </w:rPr>
        <w:t xml:space="preserve"> </w:t>
      </w:r>
      <w:r>
        <w:rPr>
          <w:sz w:val="24"/>
        </w:rPr>
        <w:t>not</w:t>
      </w:r>
      <w:r>
        <w:rPr>
          <w:spacing w:val="-9"/>
          <w:sz w:val="24"/>
        </w:rPr>
        <w:t xml:space="preserve"> </w:t>
      </w:r>
      <w:r>
        <w:rPr>
          <w:sz w:val="24"/>
        </w:rPr>
        <w:t>disclose</w:t>
      </w:r>
      <w:r>
        <w:rPr>
          <w:spacing w:val="-11"/>
          <w:sz w:val="24"/>
        </w:rPr>
        <w:t xml:space="preserve"> </w:t>
      </w:r>
      <w:r>
        <w:rPr>
          <w:sz w:val="24"/>
        </w:rPr>
        <w:t>the fact that discussions or negotiations are taking place concerning a possible Financing or Transaction involving Company, or the status or terms and conditions thereof</w:t>
      </w:r>
      <w:r>
        <w:rPr>
          <w:b/>
          <w:sz w:val="24"/>
        </w:rPr>
        <w:t>.</w:t>
      </w:r>
    </w:p>
    <w:p w14:paraId="6236AC81" w14:textId="77777777" w:rsidR="00DC57FC" w:rsidRDefault="00DC57FC">
      <w:pPr>
        <w:pStyle w:val="BodyText"/>
        <w:spacing w:before="3"/>
        <w:rPr>
          <w:b/>
        </w:rPr>
      </w:pPr>
    </w:p>
    <w:p w14:paraId="6684C4C6" w14:textId="77777777" w:rsidR="00DC57FC" w:rsidRDefault="00000000">
      <w:pPr>
        <w:pStyle w:val="ListParagraph"/>
        <w:numPr>
          <w:ilvl w:val="0"/>
          <w:numId w:val="4"/>
        </w:numPr>
        <w:tabs>
          <w:tab w:val="left" w:pos="927"/>
        </w:tabs>
        <w:ind w:left="926" w:right="160" w:hanging="706"/>
        <w:jc w:val="both"/>
        <w:rPr>
          <w:sz w:val="24"/>
        </w:rPr>
      </w:pPr>
      <w:r>
        <w:rPr>
          <w:b/>
          <w:sz w:val="24"/>
          <w:u w:val="single"/>
        </w:rPr>
        <w:t>Due</w:t>
      </w:r>
      <w:r>
        <w:rPr>
          <w:b/>
          <w:spacing w:val="-15"/>
          <w:sz w:val="24"/>
          <w:u w:val="single"/>
        </w:rPr>
        <w:t xml:space="preserve"> </w:t>
      </w:r>
      <w:r>
        <w:rPr>
          <w:b/>
          <w:sz w:val="24"/>
          <w:u w:val="single"/>
        </w:rPr>
        <w:t>Diligence</w:t>
      </w:r>
      <w:r>
        <w:rPr>
          <w:b/>
          <w:sz w:val="24"/>
        </w:rPr>
        <w:t>:</w:t>
      </w:r>
      <w:r>
        <w:rPr>
          <w:b/>
          <w:spacing w:val="-15"/>
          <w:sz w:val="24"/>
        </w:rPr>
        <w:t xml:space="preserve"> </w:t>
      </w:r>
      <w:r>
        <w:rPr>
          <w:sz w:val="24"/>
        </w:rPr>
        <w:t>Neither</w:t>
      </w:r>
      <w:r>
        <w:rPr>
          <w:spacing w:val="-6"/>
          <w:sz w:val="24"/>
        </w:rPr>
        <w:t xml:space="preserve"> </w:t>
      </w:r>
      <w:r>
        <w:rPr>
          <w:sz w:val="24"/>
        </w:rPr>
        <w:t>Company,</w:t>
      </w:r>
      <w:r>
        <w:rPr>
          <w:spacing w:val="-10"/>
          <w:sz w:val="24"/>
        </w:rPr>
        <w:t xml:space="preserve"> </w:t>
      </w:r>
      <w:r>
        <w:rPr>
          <w:sz w:val="24"/>
        </w:rPr>
        <w:t>nor</w:t>
      </w:r>
      <w:r>
        <w:rPr>
          <w:spacing w:val="-11"/>
          <w:sz w:val="24"/>
        </w:rPr>
        <w:t xml:space="preserve"> </w:t>
      </w:r>
      <w:r>
        <w:rPr>
          <w:sz w:val="24"/>
        </w:rPr>
        <w:t>any</w:t>
      </w:r>
      <w:r>
        <w:rPr>
          <w:spacing w:val="-15"/>
          <w:sz w:val="24"/>
        </w:rPr>
        <w:t xml:space="preserve"> </w:t>
      </w:r>
      <w:r>
        <w:rPr>
          <w:sz w:val="24"/>
        </w:rPr>
        <w:t>of</w:t>
      </w:r>
      <w:r>
        <w:rPr>
          <w:spacing w:val="-15"/>
          <w:sz w:val="24"/>
        </w:rPr>
        <w:t xml:space="preserve"> </w:t>
      </w:r>
      <w:r>
        <w:rPr>
          <w:sz w:val="24"/>
        </w:rPr>
        <w:t>its</w:t>
      </w:r>
      <w:r>
        <w:rPr>
          <w:spacing w:val="-14"/>
          <w:sz w:val="24"/>
        </w:rPr>
        <w:t xml:space="preserve"> </w:t>
      </w:r>
      <w:r>
        <w:rPr>
          <w:sz w:val="24"/>
        </w:rPr>
        <w:t>directors,</w:t>
      </w:r>
      <w:r>
        <w:rPr>
          <w:spacing w:val="-5"/>
          <w:sz w:val="24"/>
        </w:rPr>
        <w:t xml:space="preserve"> </w:t>
      </w:r>
      <w:proofErr w:type="gramStart"/>
      <w:r>
        <w:rPr>
          <w:sz w:val="24"/>
        </w:rPr>
        <w:t>officers</w:t>
      </w:r>
      <w:proofErr w:type="gramEnd"/>
      <w:r>
        <w:rPr>
          <w:spacing w:val="-10"/>
          <w:sz w:val="24"/>
        </w:rPr>
        <w:t xml:space="preserve"> </w:t>
      </w:r>
      <w:r>
        <w:rPr>
          <w:sz w:val="24"/>
        </w:rPr>
        <w:t>or</w:t>
      </w:r>
      <w:r>
        <w:rPr>
          <w:spacing w:val="-11"/>
          <w:sz w:val="24"/>
        </w:rPr>
        <w:t xml:space="preserve"> </w:t>
      </w:r>
      <w:r>
        <w:rPr>
          <w:sz w:val="24"/>
        </w:rPr>
        <w:t>stockholders, should, in any way rely on Millenia to perform any due diligence with respect to Company.</w:t>
      </w:r>
      <w:r>
        <w:rPr>
          <w:spacing w:val="40"/>
          <w:sz w:val="24"/>
        </w:rPr>
        <w:t xml:space="preserve"> </w:t>
      </w:r>
      <w:r>
        <w:rPr>
          <w:sz w:val="24"/>
        </w:rPr>
        <w:t>It is expressly</w:t>
      </w:r>
      <w:r>
        <w:rPr>
          <w:spacing w:val="-6"/>
          <w:sz w:val="24"/>
        </w:rPr>
        <w:t xml:space="preserve"> </w:t>
      </w:r>
      <w:r>
        <w:rPr>
          <w:sz w:val="24"/>
        </w:rPr>
        <w:t>understood and</w:t>
      </w:r>
      <w:r>
        <w:rPr>
          <w:spacing w:val="-2"/>
          <w:sz w:val="24"/>
        </w:rPr>
        <w:t xml:space="preserve"> </w:t>
      </w:r>
      <w:r>
        <w:rPr>
          <w:sz w:val="24"/>
        </w:rPr>
        <w:t>agreed</w:t>
      </w:r>
      <w:r>
        <w:rPr>
          <w:spacing w:val="-2"/>
          <w:sz w:val="24"/>
        </w:rPr>
        <w:t xml:space="preserve"> </w:t>
      </w:r>
      <w:r>
        <w:rPr>
          <w:sz w:val="24"/>
        </w:rPr>
        <w:t>that</w:t>
      </w:r>
      <w:r>
        <w:rPr>
          <w:spacing w:val="-5"/>
          <w:sz w:val="24"/>
        </w:rPr>
        <w:t xml:space="preserve"> </w:t>
      </w:r>
      <w:r>
        <w:rPr>
          <w:sz w:val="24"/>
        </w:rPr>
        <w:t>the</w:t>
      </w:r>
      <w:r>
        <w:rPr>
          <w:spacing w:val="-3"/>
          <w:sz w:val="24"/>
        </w:rPr>
        <w:t xml:space="preserve"> </w:t>
      </w:r>
      <w:r>
        <w:rPr>
          <w:sz w:val="24"/>
        </w:rPr>
        <w:t>Investors</w:t>
      </w:r>
      <w:r>
        <w:rPr>
          <w:spacing w:val="-13"/>
          <w:sz w:val="24"/>
        </w:rPr>
        <w:t xml:space="preserve"> </w:t>
      </w:r>
      <w:r>
        <w:rPr>
          <w:sz w:val="24"/>
        </w:rPr>
        <w:t>will</w:t>
      </w:r>
      <w:r>
        <w:rPr>
          <w:spacing w:val="-2"/>
          <w:sz w:val="24"/>
        </w:rPr>
        <w:t xml:space="preserve"> </w:t>
      </w:r>
      <w:r>
        <w:rPr>
          <w:sz w:val="24"/>
        </w:rPr>
        <w:t>conduct</w:t>
      </w:r>
      <w:r>
        <w:rPr>
          <w:spacing w:val="-5"/>
          <w:sz w:val="24"/>
        </w:rPr>
        <w:t xml:space="preserve"> </w:t>
      </w:r>
      <w:r>
        <w:rPr>
          <w:sz w:val="24"/>
        </w:rPr>
        <w:t>their</w:t>
      </w:r>
      <w:r>
        <w:rPr>
          <w:spacing w:val="-5"/>
          <w:sz w:val="24"/>
        </w:rPr>
        <w:t xml:space="preserve"> </w:t>
      </w:r>
      <w:r>
        <w:rPr>
          <w:sz w:val="24"/>
        </w:rPr>
        <w:t>own due</w:t>
      </w:r>
      <w:r>
        <w:rPr>
          <w:spacing w:val="-3"/>
          <w:sz w:val="24"/>
        </w:rPr>
        <w:t xml:space="preserve"> </w:t>
      </w:r>
      <w:r>
        <w:rPr>
          <w:sz w:val="24"/>
        </w:rPr>
        <w:t xml:space="preserve">diligence or use </w:t>
      </w:r>
      <w:proofErr w:type="spellStart"/>
      <w:r>
        <w:rPr>
          <w:sz w:val="24"/>
        </w:rPr>
        <w:t>Capizate</w:t>
      </w:r>
      <w:proofErr w:type="spellEnd"/>
      <w:r>
        <w:rPr>
          <w:sz w:val="24"/>
        </w:rPr>
        <w:t xml:space="preserve"> on the Company and the opportunity.</w:t>
      </w:r>
    </w:p>
    <w:p w14:paraId="0E7DE00F" w14:textId="77777777" w:rsidR="00DC57FC" w:rsidRDefault="00DC57FC">
      <w:pPr>
        <w:pStyle w:val="BodyText"/>
        <w:spacing w:before="1"/>
        <w:rPr>
          <w:sz w:val="22"/>
        </w:rPr>
      </w:pPr>
    </w:p>
    <w:p w14:paraId="0E096A28" w14:textId="77777777" w:rsidR="00DC57FC" w:rsidRDefault="00000000">
      <w:pPr>
        <w:pStyle w:val="ListParagraph"/>
        <w:numPr>
          <w:ilvl w:val="0"/>
          <w:numId w:val="4"/>
        </w:numPr>
        <w:tabs>
          <w:tab w:val="left" w:pos="927"/>
        </w:tabs>
        <w:ind w:left="926" w:hanging="706"/>
        <w:jc w:val="both"/>
        <w:rPr>
          <w:sz w:val="24"/>
        </w:rPr>
      </w:pPr>
      <w:r>
        <w:rPr>
          <w:b/>
          <w:sz w:val="24"/>
          <w:u w:val="single"/>
        </w:rPr>
        <w:t>Expenses, Etc</w:t>
      </w:r>
      <w:r>
        <w:rPr>
          <w:sz w:val="24"/>
        </w:rPr>
        <w:t>. Company agrees to reimburse Millenia for all pre-approved in writing (email</w:t>
      </w:r>
      <w:r>
        <w:rPr>
          <w:spacing w:val="-3"/>
          <w:sz w:val="24"/>
        </w:rPr>
        <w:t xml:space="preserve"> </w:t>
      </w:r>
      <w:r>
        <w:rPr>
          <w:sz w:val="24"/>
        </w:rPr>
        <w:t>or</w:t>
      </w:r>
      <w:r>
        <w:rPr>
          <w:spacing w:val="-5"/>
          <w:sz w:val="24"/>
        </w:rPr>
        <w:t xml:space="preserve"> </w:t>
      </w:r>
      <w:r>
        <w:rPr>
          <w:sz w:val="24"/>
        </w:rPr>
        <w:t>otherwise)</w:t>
      </w:r>
      <w:r>
        <w:rPr>
          <w:spacing w:val="-1"/>
          <w:sz w:val="24"/>
        </w:rPr>
        <w:t xml:space="preserve"> </w:t>
      </w:r>
      <w:r>
        <w:rPr>
          <w:sz w:val="24"/>
        </w:rPr>
        <w:t>out-of-pocket expenses</w:t>
      </w:r>
      <w:r>
        <w:rPr>
          <w:spacing w:val="-4"/>
          <w:sz w:val="24"/>
        </w:rPr>
        <w:t xml:space="preserve"> </w:t>
      </w:r>
      <w:r>
        <w:rPr>
          <w:sz w:val="24"/>
        </w:rPr>
        <w:t>incurred</w:t>
      </w:r>
      <w:r>
        <w:rPr>
          <w:spacing w:val="-3"/>
          <w:sz w:val="24"/>
        </w:rPr>
        <w:t xml:space="preserve"> </w:t>
      </w:r>
      <w:r>
        <w:rPr>
          <w:sz w:val="24"/>
        </w:rPr>
        <w:t>by</w:t>
      </w:r>
      <w:r>
        <w:rPr>
          <w:spacing w:val="-3"/>
          <w:sz w:val="24"/>
        </w:rPr>
        <w:t xml:space="preserve"> </w:t>
      </w:r>
      <w:r>
        <w:rPr>
          <w:sz w:val="24"/>
        </w:rPr>
        <w:t>Millenia</w:t>
      </w:r>
      <w:r>
        <w:rPr>
          <w:spacing w:val="-3"/>
          <w:sz w:val="24"/>
        </w:rPr>
        <w:t xml:space="preserve"> </w:t>
      </w:r>
      <w:r>
        <w:rPr>
          <w:sz w:val="24"/>
        </w:rPr>
        <w:t>in</w:t>
      </w:r>
      <w:r>
        <w:rPr>
          <w:spacing w:val="-7"/>
          <w:sz w:val="24"/>
        </w:rPr>
        <w:t xml:space="preserve"> </w:t>
      </w:r>
      <w:r>
        <w:rPr>
          <w:sz w:val="24"/>
        </w:rPr>
        <w:t>providing</w:t>
      </w:r>
      <w:r>
        <w:rPr>
          <w:spacing w:val="-12"/>
          <w:sz w:val="24"/>
        </w:rPr>
        <w:t xml:space="preserve"> </w:t>
      </w:r>
      <w:r>
        <w:rPr>
          <w:sz w:val="24"/>
        </w:rPr>
        <w:t>the</w:t>
      </w:r>
      <w:r>
        <w:rPr>
          <w:spacing w:val="-8"/>
          <w:sz w:val="24"/>
        </w:rPr>
        <w:t xml:space="preserve"> </w:t>
      </w:r>
      <w:r>
        <w:rPr>
          <w:sz w:val="24"/>
        </w:rPr>
        <w:t>services pursuant to this Agreement.</w:t>
      </w:r>
      <w:r>
        <w:rPr>
          <w:spacing w:val="40"/>
          <w:sz w:val="24"/>
        </w:rPr>
        <w:t xml:space="preserve"> </w:t>
      </w:r>
      <w:r>
        <w:rPr>
          <w:sz w:val="24"/>
        </w:rPr>
        <w:t>Such expenses shall be reimbursed within thirty (30) days of</w:t>
      </w:r>
    </w:p>
    <w:p w14:paraId="1A3A37AE" w14:textId="77777777" w:rsidR="00DC57FC" w:rsidRDefault="00DC57FC">
      <w:pPr>
        <w:jc w:val="both"/>
        <w:rPr>
          <w:sz w:val="24"/>
        </w:rPr>
        <w:sectPr w:rsidR="00DC57FC">
          <w:pgSz w:w="12240" w:h="15840"/>
          <w:pgMar w:top="1240" w:right="1260" w:bottom="1340" w:left="1200" w:header="0" w:footer="1147" w:gutter="0"/>
          <w:cols w:space="720"/>
        </w:sectPr>
      </w:pPr>
    </w:p>
    <w:p w14:paraId="4676DC10" w14:textId="77777777" w:rsidR="00DC57FC" w:rsidRDefault="00000000">
      <w:pPr>
        <w:spacing w:before="81"/>
        <w:ind w:left="926"/>
      </w:pPr>
      <w:r>
        <w:lastRenderedPageBreak/>
        <w:t>submission</w:t>
      </w:r>
      <w:r>
        <w:rPr>
          <w:spacing w:val="26"/>
        </w:rPr>
        <w:t xml:space="preserve"> </w:t>
      </w:r>
      <w:r>
        <w:t>to</w:t>
      </w:r>
      <w:r>
        <w:rPr>
          <w:spacing w:val="29"/>
        </w:rPr>
        <w:t xml:space="preserve"> </w:t>
      </w:r>
      <w:r>
        <w:t>the</w:t>
      </w:r>
      <w:r>
        <w:rPr>
          <w:spacing w:val="26"/>
        </w:rPr>
        <w:t xml:space="preserve"> </w:t>
      </w:r>
      <w:r>
        <w:t>Company</w:t>
      </w:r>
      <w:r>
        <w:rPr>
          <w:spacing w:val="34"/>
        </w:rPr>
        <w:t xml:space="preserve"> </w:t>
      </w:r>
      <w:r>
        <w:t>of</w:t>
      </w:r>
      <w:r>
        <w:rPr>
          <w:spacing w:val="27"/>
        </w:rPr>
        <w:t xml:space="preserve"> </w:t>
      </w:r>
      <w:r>
        <w:t>Millenia’s</w:t>
      </w:r>
      <w:r>
        <w:rPr>
          <w:spacing w:val="28"/>
        </w:rPr>
        <w:t xml:space="preserve"> </w:t>
      </w:r>
      <w:r>
        <w:t>invoice</w:t>
      </w:r>
      <w:r>
        <w:rPr>
          <w:spacing w:val="27"/>
        </w:rPr>
        <w:t xml:space="preserve"> </w:t>
      </w:r>
      <w:r>
        <w:t>and</w:t>
      </w:r>
      <w:r>
        <w:rPr>
          <w:spacing w:val="38"/>
        </w:rPr>
        <w:t xml:space="preserve"> </w:t>
      </w:r>
      <w:r>
        <w:t>appropriate</w:t>
      </w:r>
      <w:r>
        <w:rPr>
          <w:spacing w:val="27"/>
        </w:rPr>
        <w:t xml:space="preserve"> </w:t>
      </w:r>
      <w:r>
        <w:t>support</w:t>
      </w:r>
      <w:r>
        <w:rPr>
          <w:spacing w:val="34"/>
        </w:rPr>
        <w:t xml:space="preserve"> </w:t>
      </w:r>
      <w:r>
        <w:t>for</w:t>
      </w:r>
      <w:r>
        <w:rPr>
          <w:spacing w:val="27"/>
        </w:rPr>
        <w:t xml:space="preserve"> </w:t>
      </w:r>
      <w:r>
        <w:t>such</w:t>
      </w:r>
      <w:r>
        <w:rPr>
          <w:spacing w:val="71"/>
        </w:rPr>
        <w:t xml:space="preserve"> </w:t>
      </w:r>
      <w:r>
        <w:rPr>
          <w:spacing w:val="-2"/>
        </w:rPr>
        <w:t>expenses.</w:t>
      </w:r>
    </w:p>
    <w:p w14:paraId="58E52116" w14:textId="77777777" w:rsidR="00DC57FC" w:rsidRDefault="00DC57FC">
      <w:pPr>
        <w:pStyle w:val="BodyText"/>
        <w:spacing w:before="11"/>
        <w:rPr>
          <w:sz w:val="23"/>
        </w:rPr>
      </w:pPr>
    </w:p>
    <w:p w14:paraId="69332993" w14:textId="77777777" w:rsidR="00DC57FC" w:rsidRDefault="00000000">
      <w:pPr>
        <w:pStyle w:val="ListParagraph"/>
        <w:numPr>
          <w:ilvl w:val="0"/>
          <w:numId w:val="4"/>
        </w:numPr>
        <w:tabs>
          <w:tab w:val="left" w:pos="922"/>
        </w:tabs>
        <w:ind w:left="921" w:right="154" w:hanging="706"/>
        <w:jc w:val="both"/>
        <w:rPr>
          <w:sz w:val="24"/>
        </w:rPr>
      </w:pPr>
      <w:r>
        <w:rPr>
          <w:b/>
          <w:sz w:val="24"/>
          <w:u w:val="single"/>
        </w:rPr>
        <w:t>Compliance with Laws</w:t>
      </w:r>
      <w:r>
        <w:rPr>
          <w:sz w:val="24"/>
        </w:rPr>
        <w:t>.</w:t>
      </w:r>
      <w:r>
        <w:rPr>
          <w:spacing w:val="40"/>
          <w:sz w:val="24"/>
        </w:rPr>
        <w:t xml:space="preserve"> </w:t>
      </w:r>
      <w:r>
        <w:rPr>
          <w:sz w:val="24"/>
        </w:rPr>
        <w:t>Millenia represents and warrants that it shall conduct itself in compliance with</w:t>
      </w:r>
      <w:r>
        <w:rPr>
          <w:spacing w:val="-1"/>
          <w:sz w:val="24"/>
        </w:rPr>
        <w:t xml:space="preserve"> </w:t>
      </w:r>
      <w:r>
        <w:rPr>
          <w:sz w:val="24"/>
        </w:rPr>
        <w:t>applicable</w:t>
      </w:r>
      <w:r>
        <w:rPr>
          <w:spacing w:val="-12"/>
          <w:sz w:val="24"/>
        </w:rPr>
        <w:t xml:space="preserve"> </w:t>
      </w:r>
      <w:r>
        <w:rPr>
          <w:sz w:val="24"/>
        </w:rPr>
        <w:t>federal</w:t>
      </w:r>
      <w:r>
        <w:rPr>
          <w:spacing w:val="-1"/>
          <w:sz w:val="24"/>
        </w:rPr>
        <w:t xml:space="preserve"> </w:t>
      </w:r>
      <w:r>
        <w:rPr>
          <w:sz w:val="24"/>
        </w:rPr>
        <w:t>and</w:t>
      </w:r>
      <w:r>
        <w:rPr>
          <w:spacing w:val="-6"/>
          <w:sz w:val="24"/>
        </w:rPr>
        <w:t xml:space="preserve"> </w:t>
      </w:r>
      <w:r>
        <w:rPr>
          <w:sz w:val="24"/>
        </w:rPr>
        <w:t>state</w:t>
      </w:r>
      <w:r>
        <w:rPr>
          <w:spacing w:val="-2"/>
          <w:sz w:val="24"/>
        </w:rPr>
        <w:t xml:space="preserve"> </w:t>
      </w:r>
      <w:r>
        <w:rPr>
          <w:sz w:val="24"/>
        </w:rPr>
        <w:t>laws.</w:t>
      </w:r>
      <w:r>
        <w:rPr>
          <w:spacing w:val="38"/>
          <w:sz w:val="24"/>
        </w:rPr>
        <w:t xml:space="preserve"> </w:t>
      </w:r>
      <w:r>
        <w:rPr>
          <w:sz w:val="24"/>
        </w:rPr>
        <w:t>Millenia</w:t>
      </w:r>
      <w:r>
        <w:rPr>
          <w:spacing w:val="-2"/>
          <w:sz w:val="24"/>
        </w:rPr>
        <w:t xml:space="preserve"> </w:t>
      </w:r>
      <w:r>
        <w:rPr>
          <w:sz w:val="24"/>
        </w:rPr>
        <w:t>represents</w:t>
      </w:r>
      <w:r>
        <w:rPr>
          <w:spacing w:val="-3"/>
          <w:sz w:val="24"/>
        </w:rPr>
        <w:t xml:space="preserve"> </w:t>
      </w:r>
      <w:r>
        <w:rPr>
          <w:sz w:val="24"/>
        </w:rPr>
        <w:t>that it</w:t>
      </w:r>
      <w:r>
        <w:rPr>
          <w:spacing w:val="-1"/>
          <w:sz w:val="24"/>
        </w:rPr>
        <w:t xml:space="preserve"> </w:t>
      </w:r>
      <w:r>
        <w:rPr>
          <w:sz w:val="24"/>
        </w:rPr>
        <w:t>is</w:t>
      </w:r>
      <w:r>
        <w:rPr>
          <w:spacing w:val="-3"/>
          <w:sz w:val="24"/>
        </w:rPr>
        <w:t xml:space="preserve"> </w:t>
      </w:r>
      <w:r>
        <w:rPr>
          <w:sz w:val="24"/>
        </w:rPr>
        <w:t>not</w:t>
      </w:r>
      <w:r>
        <w:rPr>
          <w:spacing w:val="-1"/>
          <w:sz w:val="24"/>
        </w:rPr>
        <w:t xml:space="preserve"> </w:t>
      </w:r>
      <w:r>
        <w:rPr>
          <w:sz w:val="24"/>
        </w:rPr>
        <w:t>a</w:t>
      </w:r>
      <w:r>
        <w:rPr>
          <w:spacing w:val="-12"/>
          <w:sz w:val="24"/>
        </w:rPr>
        <w:t xml:space="preserve"> </w:t>
      </w:r>
      <w:r>
        <w:rPr>
          <w:sz w:val="24"/>
        </w:rPr>
        <w:t>party to any other Agreement, which would conflict with or interfere with the terms and conditions of this Agreement.</w:t>
      </w:r>
    </w:p>
    <w:p w14:paraId="6ACECB69" w14:textId="77777777" w:rsidR="00DC57FC" w:rsidRDefault="00DC57FC">
      <w:pPr>
        <w:pStyle w:val="BodyText"/>
        <w:spacing w:before="4"/>
      </w:pPr>
    </w:p>
    <w:p w14:paraId="1A5E6146" w14:textId="77777777" w:rsidR="00DC57FC" w:rsidRDefault="00000000">
      <w:pPr>
        <w:pStyle w:val="ListParagraph"/>
        <w:numPr>
          <w:ilvl w:val="0"/>
          <w:numId w:val="4"/>
        </w:numPr>
        <w:tabs>
          <w:tab w:val="left" w:pos="922"/>
        </w:tabs>
        <w:spacing w:before="1" w:line="237" w:lineRule="auto"/>
        <w:ind w:left="921" w:right="168" w:hanging="706"/>
        <w:jc w:val="both"/>
        <w:rPr>
          <w:sz w:val="24"/>
        </w:rPr>
      </w:pPr>
      <w:r>
        <w:rPr>
          <w:b/>
          <w:sz w:val="24"/>
          <w:u w:val="single"/>
        </w:rPr>
        <w:t>Assignment Permissible</w:t>
      </w:r>
      <w:r>
        <w:rPr>
          <w:sz w:val="24"/>
        </w:rPr>
        <w:t>.</w:t>
      </w:r>
      <w:r>
        <w:rPr>
          <w:spacing w:val="40"/>
          <w:sz w:val="24"/>
        </w:rPr>
        <w:t xml:space="preserve"> </w:t>
      </w:r>
      <w:r>
        <w:rPr>
          <w:sz w:val="24"/>
        </w:rPr>
        <w:t xml:space="preserve">Company does acknowledge that Millenia may pay other consultants or agents in connection with the Financing or Transaction on a pre-approved </w:t>
      </w:r>
      <w:r>
        <w:rPr>
          <w:spacing w:val="-2"/>
          <w:sz w:val="24"/>
        </w:rPr>
        <w:t>basis.</w:t>
      </w:r>
    </w:p>
    <w:p w14:paraId="31C68416" w14:textId="77777777" w:rsidR="00DC57FC" w:rsidRDefault="00000000">
      <w:pPr>
        <w:pStyle w:val="ListParagraph"/>
        <w:numPr>
          <w:ilvl w:val="0"/>
          <w:numId w:val="4"/>
        </w:numPr>
        <w:tabs>
          <w:tab w:val="left" w:pos="927"/>
        </w:tabs>
        <w:spacing w:before="97" w:line="237" w:lineRule="auto"/>
        <w:ind w:left="926" w:right="178" w:hanging="706"/>
        <w:jc w:val="both"/>
        <w:rPr>
          <w:sz w:val="24"/>
        </w:rPr>
      </w:pPr>
      <w:r>
        <w:rPr>
          <w:b/>
          <w:sz w:val="24"/>
          <w:u w:val="single"/>
        </w:rPr>
        <w:t>Amendments</w:t>
      </w:r>
      <w:r>
        <w:rPr>
          <w:sz w:val="24"/>
        </w:rPr>
        <w:t>.</w:t>
      </w:r>
      <w:r>
        <w:rPr>
          <w:spacing w:val="40"/>
          <w:sz w:val="24"/>
        </w:rPr>
        <w:t xml:space="preserve"> </w:t>
      </w:r>
      <w:r>
        <w:rPr>
          <w:sz w:val="24"/>
        </w:rPr>
        <w:t>Neither party may amend this Agreement or rescind any of its existing provisions without the prior written consent of the other party.</w:t>
      </w:r>
    </w:p>
    <w:p w14:paraId="27C608AD" w14:textId="77777777" w:rsidR="00DC57FC" w:rsidRDefault="00DC57FC">
      <w:pPr>
        <w:pStyle w:val="BodyText"/>
        <w:spacing w:before="7"/>
        <w:rPr>
          <w:sz w:val="23"/>
        </w:rPr>
      </w:pPr>
    </w:p>
    <w:p w14:paraId="73478FAA" w14:textId="77777777" w:rsidR="00DC57FC" w:rsidRDefault="00000000">
      <w:pPr>
        <w:pStyle w:val="Heading1"/>
        <w:numPr>
          <w:ilvl w:val="0"/>
          <w:numId w:val="4"/>
        </w:numPr>
        <w:tabs>
          <w:tab w:val="left" w:pos="921"/>
          <w:tab w:val="left" w:pos="922"/>
        </w:tabs>
        <w:spacing w:before="0"/>
        <w:ind w:left="921" w:hanging="707"/>
        <w:rPr>
          <w:b w:val="0"/>
          <w:u w:val="none"/>
        </w:rPr>
      </w:pPr>
      <w:bookmarkStart w:id="55" w:name="16._Governing_Law;_Dispute_Resolution;_A"/>
      <w:bookmarkEnd w:id="55"/>
      <w:r>
        <w:rPr>
          <w:spacing w:val="-2"/>
        </w:rPr>
        <w:t>Governing</w:t>
      </w:r>
      <w:r>
        <w:rPr>
          <w:spacing w:val="-8"/>
        </w:rPr>
        <w:t xml:space="preserve"> </w:t>
      </w:r>
      <w:r>
        <w:rPr>
          <w:spacing w:val="-2"/>
        </w:rPr>
        <w:t>Law;</w:t>
      </w:r>
      <w:r>
        <w:rPr>
          <w:spacing w:val="1"/>
        </w:rPr>
        <w:t xml:space="preserve"> </w:t>
      </w:r>
      <w:r>
        <w:rPr>
          <w:spacing w:val="-2"/>
        </w:rPr>
        <w:t>Dispute</w:t>
      </w:r>
      <w:r>
        <w:rPr>
          <w:spacing w:val="-12"/>
        </w:rPr>
        <w:t xml:space="preserve"> </w:t>
      </w:r>
      <w:r>
        <w:rPr>
          <w:spacing w:val="-2"/>
        </w:rPr>
        <w:t>Resolution;</w:t>
      </w:r>
      <w:r>
        <w:rPr>
          <w:spacing w:val="1"/>
        </w:rPr>
        <w:t xml:space="preserve"> </w:t>
      </w:r>
      <w:r>
        <w:rPr>
          <w:spacing w:val="-2"/>
        </w:rPr>
        <w:t>Attorneys’</w:t>
      </w:r>
      <w:r>
        <w:rPr>
          <w:spacing w:val="-8"/>
        </w:rPr>
        <w:t xml:space="preserve"> </w:t>
      </w:r>
      <w:r>
        <w:rPr>
          <w:spacing w:val="-2"/>
        </w:rPr>
        <w:t>Fees</w:t>
      </w:r>
      <w:r>
        <w:rPr>
          <w:b w:val="0"/>
          <w:spacing w:val="-2"/>
          <w:u w:val="none"/>
        </w:rPr>
        <w:t>.</w:t>
      </w:r>
    </w:p>
    <w:p w14:paraId="1B5F5D27" w14:textId="77777777" w:rsidR="00DC57FC" w:rsidRDefault="00DC57FC">
      <w:pPr>
        <w:pStyle w:val="BodyText"/>
        <w:spacing w:before="2"/>
        <w:rPr>
          <w:sz w:val="16"/>
        </w:rPr>
      </w:pPr>
    </w:p>
    <w:p w14:paraId="34856654" w14:textId="77777777" w:rsidR="00DC57FC" w:rsidRDefault="00000000">
      <w:pPr>
        <w:pStyle w:val="BodyText"/>
        <w:spacing w:before="90"/>
        <w:ind w:left="921" w:right="152"/>
        <w:jc w:val="both"/>
        <w:rPr>
          <w:sz w:val="22"/>
        </w:rPr>
      </w:pPr>
      <w:r>
        <w:t>This Agreement</w:t>
      </w:r>
      <w:r>
        <w:rPr>
          <w:spacing w:val="-1"/>
        </w:rPr>
        <w:t xml:space="preserve"> </w:t>
      </w:r>
      <w:r>
        <w:t>shall be</w:t>
      </w:r>
      <w:r>
        <w:rPr>
          <w:spacing w:val="-2"/>
        </w:rPr>
        <w:t xml:space="preserve"> </w:t>
      </w:r>
      <w:r>
        <w:t>deemed</w:t>
      </w:r>
      <w:r>
        <w:rPr>
          <w:spacing w:val="-1"/>
        </w:rPr>
        <w:t xml:space="preserve"> </w:t>
      </w:r>
      <w:r>
        <w:t>to</w:t>
      </w:r>
      <w:r>
        <w:rPr>
          <w:spacing w:val="-1"/>
        </w:rPr>
        <w:t xml:space="preserve"> </w:t>
      </w:r>
      <w:r>
        <w:t>have been</w:t>
      </w:r>
      <w:r>
        <w:rPr>
          <w:spacing w:val="-1"/>
        </w:rPr>
        <w:t xml:space="preserve"> </w:t>
      </w:r>
      <w:r>
        <w:t>made in</w:t>
      </w:r>
      <w:r>
        <w:rPr>
          <w:spacing w:val="-1"/>
        </w:rPr>
        <w:t xml:space="preserve"> </w:t>
      </w:r>
      <w:r>
        <w:t>the</w:t>
      </w:r>
      <w:r>
        <w:rPr>
          <w:spacing w:val="-2"/>
        </w:rPr>
        <w:t xml:space="preserve"> </w:t>
      </w:r>
      <w:r>
        <w:t>State of California</w:t>
      </w:r>
      <w:r>
        <w:rPr>
          <w:spacing w:val="-2"/>
        </w:rPr>
        <w:t xml:space="preserve"> </w:t>
      </w:r>
      <w:r>
        <w:t>and</w:t>
      </w:r>
      <w:r>
        <w:rPr>
          <w:spacing w:val="-1"/>
        </w:rPr>
        <w:t xml:space="preserve"> </w:t>
      </w:r>
      <w:r>
        <w:t>shall be construed, and</w:t>
      </w:r>
      <w:r>
        <w:rPr>
          <w:spacing w:val="-1"/>
        </w:rPr>
        <w:t xml:space="preserve"> </w:t>
      </w:r>
      <w:r>
        <w:t>the</w:t>
      </w:r>
      <w:r>
        <w:rPr>
          <w:spacing w:val="-2"/>
        </w:rPr>
        <w:t xml:space="preserve"> </w:t>
      </w:r>
      <w:r>
        <w:t>rights</w:t>
      </w:r>
      <w:r>
        <w:rPr>
          <w:spacing w:val="-3"/>
        </w:rPr>
        <w:t xml:space="preserve"> </w:t>
      </w:r>
      <w:r>
        <w:t>and</w:t>
      </w:r>
      <w:r>
        <w:rPr>
          <w:spacing w:val="-1"/>
        </w:rPr>
        <w:t xml:space="preserve"> </w:t>
      </w:r>
      <w:r>
        <w:t>liabilities</w:t>
      </w:r>
      <w:r>
        <w:rPr>
          <w:spacing w:val="-8"/>
        </w:rPr>
        <w:t xml:space="preserve"> </w:t>
      </w:r>
      <w:r>
        <w:t>determined, in</w:t>
      </w:r>
      <w:r>
        <w:rPr>
          <w:spacing w:val="-1"/>
        </w:rPr>
        <w:t xml:space="preserve"> </w:t>
      </w:r>
      <w:r>
        <w:t>accordance</w:t>
      </w:r>
      <w:r>
        <w:rPr>
          <w:spacing w:val="-2"/>
        </w:rPr>
        <w:t xml:space="preserve"> </w:t>
      </w:r>
      <w:r>
        <w:t>with</w:t>
      </w:r>
      <w:r>
        <w:rPr>
          <w:spacing w:val="-6"/>
        </w:rPr>
        <w:t xml:space="preserve"> </w:t>
      </w:r>
      <w:r>
        <w:t>the</w:t>
      </w:r>
      <w:r>
        <w:rPr>
          <w:spacing w:val="-12"/>
        </w:rPr>
        <w:t xml:space="preserve"> </w:t>
      </w:r>
      <w:r>
        <w:t>law</w:t>
      </w:r>
      <w:r>
        <w:rPr>
          <w:spacing w:val="-2"/>
        </w:rPr>
        <w:t xml:space="preserve"> </w:t>
      </w:r>
      <w:r>
        <w:t>of</w:t>
      </w:r>
      <w:r>
        <w:rPr>
          <w:spacing w:val="-4"/>
        </w:rPr>
        <w:t xml:space="preserve"> </w:t>
      </w:r>
      <w:r>
        <w:t>the</w:t>
      </w:r>
      <w:r>
        <w:rPr>
          <w:spacing w:val="-7"/>
        </w:rPr>
        <w:t xml:space="preserve"> </w:t>
      </w:r>
      <w:r>
        <w:t>State of California, without regard to the conflicts of laws rules of such jurisdiction. Any controversy or claim relating to or arising from this Agreement (a “Dispute") shall be settled, as</w:t>
      </w:r>
      <w:r>
        <w:rPr>
          <w:spacing w:val="-3"/>
        </w:rPr>
        <w:t xml:space="preserve"> </w:t>
      </w:r>
      <w:r>
        <w:t>applicable, in</w:t>
      </w:r>
      <w:r>
        <w:rPr>
          <w:spacing w:val="-6"/>
        </w:rPr>
        <w:t xml:space="preserve"> </w:t>
      </w:r>
      <w:r>
        <w:t>a</w:t>
      </w:r>
      <w:r>
        <w:rPr>
          <w:spacing w:val="-12"/>
        </w:rPr>
        <w:t xml:space="preserve"> </w:t>
      </w:r>
      <w:r>
        <w:t>federal</w:t>
      </w:r>
      <w:r>
        <w:rPr>
          <w:spacing w:val="-2"/>
        </w:rPr>
        <w:t xml:space="preserve"> </w:t>
      </w:r>
      <w:r>
        <w:t>court</w:t>
      </w:r>
      <w:r>
        <w:rPr>
          <w:spacing w:val="-2"/>
        </w:rPr>
        <w:t xml:space="preserve"> </w:t>
      </w:r>
      <w:r>
        <w:t>located</w:t>
      </w:r>
      <w:r>
        <w:rPr>
          <w:spacing w:val="-2"/>
        </w:rPr>
        <w:t xml:space="preserve"> </w:t>
      </w:r>
      <w:r>
        <w:t>in</w:t>
      </w:r>
      <w:r>
        <w:rPr>
          <w:spacing w:val="-15"/>
        </w:rPr>
        <w:t xml:space="preserve"> </w:t>
      </w:r>
      <w:r>
        <w:t>San Diego, California. Should</w:t>
      </w:r>
      <w:r>
        <w:rPr>
          <w:spacing w:val="-6"/>
        </w:rPr>
        <w:t xml:space="preserve"> </w:t>
      </w:r>
      <w:r>
        <w:t>a</w:t>
      </w:r>
      <w:r>
        <w:rPr>
          <w:spacing w:val="-7"/>
        </w:rPr>
        <w:t xml:space="preserve"> </w:t>
      </w:r>
      <w:r>
        <w:t>Dispute not rise to meet the qualifications of filing in federal court in San Diego, California, then the</w:t>
      </w:r>
      <w:r>
        <w:rPr>
          <w:spacing w:val="-2"/>
        </w:rPr>
        <w:t xml:space="preserve"> </w:t>
      </w:r>
      <w:r>
        <w:t>Dispute</w:t>
      </w:r>
      <w:r>
        <w:rPr>
          <w:spacing w:val="-2"/>
        </w:rPr>
        <w:t xml:space="preserve"> </w:t>
      </w:r>
      <w:r>
        <w:t>shall</w:t>
      </w:r>
      <w:r>
        <w:rPr>
          <w:spacing w:val="-1"/>
        </w:rPr>
        <w:t xml:space="preserve"> </w:t>
      </w:r>
      <w:r>
        <w:t>be</w:t>
      </w:r>
      <w:r>
        <w:rPr>
          <w:spacing w:val="-7"/>
        </w:rPr>
        <w:t xml:space="preserve"> </w:t>
      </w:r>
      <w:r>
        <w:t>resolved</w:t>
      </w:r>
      <w:r>
        <w:rPr>
          <w:spacing w:val="-1"/>
        </w:rPr>
        <w:t xml:space="preserve"> </w:t>
      </w:r>
      <w:r>
        <w:t>by</w:t>
      </w:r>
      <w:r>
        <w:rPr>
          <w:spacing w:val="-1"/>
        </w:rPr>
        <w:t xml:space="preserve"> </w:t>
      </w:r>
      <w:r>
        <w:t>arbitration</w:t>
      </w:r>
      <w:r>
        <w:rPr>
          <w:spacing w:val="-6"/>
        </w:rPr>
        <w:t xml:space="preserve"> </w:t>
      </w:r>
      <w:r>
        <w:t>in</w:t>
      </w:r>
      <w:r>
        <w:rPr>
          <w:spacing w:val="-1"/>
        </w:rPr>
        <w:t xml:space="preserve"> </w:t>
      </w:r>
      <w:r>
        <w:t>accordance</w:t>
      </w:r>
      <w:r>
        <w:rPr>
          <w:spacing w:val="-2"/>
        </w:rPr>
        <w:t xml:space="preserve"> </w:t>
      </w:r>
      <w:r>
        <w:t>with</w:t>
      </w:r>
      <w:r>
        <w:rPr>
          <w:spacing w:val="-1"/>
        </w:rPr>
        <w:t xml:space="preserve"> </w:t>
      </w:r>
      <w:r>
        <w:t>the</w:t>
      </w:r>
      <w:r>
        <w:rPr>
          <w:spacing w:val="-7"/>
        </w:rPr>
        <w:t xml:space="preserve"> </w:t>
      </w:r>
      <w:r>
        <w:t>Arbitration</w:t>
      </w:r>
      <w:r>
        <w:rPr>
          <w:spacing w:val="-1"/>
        </w:rPr>
        <w:t xml:space="preserve"> </w:t>
      </w:r>
      <w:r>
        <w:t>Rules</w:t>
      </w:r>
      <w:r>
        <w:rPr>
          <w:spacing w:val="-3"/>
        </w:rPr>
        <w:t xml:space="preserve"> </w:t>
      </w:r>
      <w:r>
        <w:t>of</w:t>
      </w:r>
      <w:r>
        <w:rPr>
          <w:spacing w:val="-4"/>
        </w:rPr>
        <w:t xml:space="preserve"> </w:t>
      </w:r>
      <w:r>
        <w:t>the Financial Industry</w:t>
      </w:r>
      <w:r>
        <w:rPr>
          <w:spacing w:val="-2"/>
        </w:rPr>
        <w:t xml:space="preserve"> </w:t>
      </w:r>
      <w:r>
        <w:t>Regulatory Authority</w:t>
      </w:r>
      <w:r>
        <w:rPr>
          <w:spacing w:val="-2"/>
        </w:rPr>
        <w:t xml:space="preserve"> </w:t>
      </w:r>
      <w:r>
        <w:t>(“FINRA”) as such rules</w:t>
      </w:r>
      <w:r>
        <w:rPr>
          <w:spacing w:val="-4"/>
        </w:rPr>
        <w:t xml:space="preserve"> </w:t>
      </w:r>
      <w:r>
        <w:t>may be</w:t>
      </w:r>
      <w:r>
        <w:rPr>
          <w:spacing w:val="-3"/>
        </w:rPr>
        <w:t xml:space="preserve"> </w:t>
      </w:r>
      <w:r>
        <w:t>modified herein or as otherwise agreed by the parties in controversy. The forum for arbitration shall be in San Diego County, California. Following thirty (30) days’ notice by any party of the intention</w:t>
      </w:r>
      <w:r>
        <w:rPr>
          <w:spacing w:val="-1"/>
        </w:rPr>
        <w:t xml:space="preserve"> </w:t>
      </w:r>
      <w:r>
        <w:t>to</w:t>
      </w:r>
      <w:r>
        <w:rPr>
          <w:spacing w:val="-1"/>
        </w:rPr>
        <w:t xml:space="preserve"> </w:t>
      </w:r>
      <w:r>
        <w:t>invoke</w:t>
      </w:r>
      <w:r>
        <w:rPr>
          <w:spacing w:val="-2"/>
        </w:rPr>
        <w:t xml:space="preserve"> </w:t>
      </w:r>
      <w:r>
        <w:t>arbitration,</w:t>
      </w:r>
      <w:r>
        <w:rPr>
          <w:spacing w:val="-3"/>
        </w:rPr>
        <w:t xml:space="preserve"> </w:t>
      </w:r>
      <w:r>
        <w:t>any</w:t>
      </w:r>
      <w:r>
        <w:rPr>
          <w:spacing w:val="-1"/>
        </w:rPr>
        <w:t xml:space="preserve"> </w:t>
      </w:r>
      <w:r>
        <w:t>Dispute</w:t>
      </w:r>
      <w:r>
        <w:rPr>
          <w:spacing w:val="-2"/>
        </w:rPr>
        <w:t xml:space="preserve"> </w:t>
      </w:r>
      <w:r>
        <w:t>arising</w:t>
      </w:r>
      <w:r>
        <w:rPr>
          <w:spacing w:val="-6"/>
        </w:rPr>
        <w:t xml:space="preserve"> </w:t>
      </w:r>
      <w:r>
        <w:t>under this</w:t>
      </w:r>
      <w:r>
        <w:rPr>
          <w:spacing w:val="-3"/>
        </w:rPr>
        <w:t xml:space="preserve"> </w:t>
      </w:r>
      <w:r>
        <w:t>Agreement</w:t>
      </w:r>
      <w:r>
        <w:rPr>
          <w:spacing w:val="-1"/>
        </w:rPr>
        <w:t xml:space="preserve"> </w:t>
      </w:r>
      <w:r>
        <w:t>and</w:t>
      </w:r>
      <w:r>
        <w:rPr>
          <w:spacing w:val="-1"/>
        </w:rPr>
        <w:t xml:space="preserve"> </w:t>
      </w:r>
      <w:r>
        <w:t>not</w:t>
      </w:r>
      <w:r>
        <w:rPr>
          <w:spacing w:val="-5"/>
        </w:rPr>
        <w:t xml:space="preserve"> </w:t>
      </w:r>
      <w:r>
        <w:t>mutually resolved within such thirty (30) day period shall be determined by the arbitrators upon which</w:t>
      </w:r>
      <w:r>
        <w:rPr>
          <w:spacing w:val="-6"/>
        </w:rPr>
        <w:t xml:space="preserve"> </w:t>
      </w:r>
      <w:r>
        <w:t>the</w:t>
      </w:r>
      <w:r>
        <w:rPr>
          <w:spacing w:val="-7"/>
        </w:rPr>
        <w:t xml:space="preserve"> </w:t>
      </w:r>
      <w:r>
        <w:t>parties</w:t>
      </w:r>
      <w:r>
        <w:rPr>
          <w:spacing w:val="-8"/>
        </w:rPr>
        <w:t xml:space="preserve"> </w:t>
      </w:r>
      <w:r>
        <w:t>agree.</w:t>
      </w:r>
      <w:r>
        <w:rPr>
          <w:spacing w:val="-8"/>
        </w:rPr>
        <w:t xml:space="preserve"> </w:t>
      </w:r>
      <w:r>
        <w:t>In</w:t>
      </w:r>
      <w:r>
        <w:rPr>
          <w:spacing w:val="-6"/>
        </w:rPr>
        <w:t xml:space="preserve"> </w:t>
      </w:r>
      <w:r>
        <w:t>the</w:t>
      </w:r>
      <w:r>
        <w:rPr>
          <w:spacing w:val="-12"/>
        </w:rPr>
        <w:t xml:space="preserve"> </w:t>
      </w:r>
      <w:r>
        <w:t>event</w:t>
      </w:r>
      <w:r>
        <w:rPr>
          <w:spacing w:val="-5"/>
        </w:rPr>
        <w:t xml:space="preserve"> </w:t>
      </w:r>
      <w:r>
        <w:t>a</w:t>
      </w:r>
      <w:r>
        <w:rPr>
          <w:spacing w:val="-7"/>
        </w:rPr>
        <w:t xml:space="preserve"> </w:t>
      </w:r>
      <w:r>
        <w:t>suit,</w:t>
      </w:r>
      <w:r>
        <w:rPr>
          <w:spacing w:val="-8"/>
        </w:rPr>
        <w:t xml:space="preserve"> </w:t>
      </w:r>
      <w:r>
        <w:t>action,</w:t>
      </w:r>
      <w:r>
        <w:rPr>
          <w:spacing w:val="-8"/>
        </w:rPr>
        <w:t xml:space="preserve"> </w:t>
      </w:r>
      <w:r>
        <w:t>arbitration,</w:t>
      </w:r>
      <w:r>
        <w:rPr>
          <w:spacing w:val="-8"/>
        </w:rPr>
        <w:t xml:space="preserve"> </w:t>
      </w:r>
      <w:r>
        <w:t>or</w:t>
      </w:r>
      <w:r>
        <w:rPr>
          <w:spacing w:val="-4"/>
        </w:rPr>
        <w:t xml:space="preserve"> </w:t>
      </w:r>
      <w:r>
        <w:t>another</w:t>
      </w:r>
      <w:r>
        <w:rPr>
          <w:spacing w:val="-4"/>
        </w:rPr>
        <w:t xml:space="preserve"> </w:t>
      </w:r>
      <w:r>
        <w:t>proceeding</w:t>
      </w:r>
      <w:r>
        <w:rPr>
          <w:spacing w:val="-6"/>
        </w:rPr>
        <w:t xml:space="preserve"> </w:t>
      </w:r>
      <w:r>
        <w:t>of</w:t>
      </w:r>
      <w:r>
        <w:rPr>
          <w:spacing w:val="-4"/>
        </w:rPr>
        <w:t xml:space="preserve"> </w:t>
      </w:r>
      <w:r>
        <w:t>any nature</w:t>
      </w:r>
      <w:r>
        <w:rPr>
          <w:spacing w:val="-15"/>
        </w:rPr>
        <w:t xml:space="preserve"> </w:t>
      </w:r>
      <w:r>
        <w:t>whatsoever,</w:t>
      </w:r>
      <w:r>
        <w:rPr>
          <w:spacing w:val="-15"/>
        </w:rPr>
        <w:t xml:space="preserve"> </w:t>
      </w:r>
      <w:r>
        <w:t>including,</w:t>
      </w:r>
      <w:r>
        <w:rPr>
          <w:spacing w:val="-15"/>
        </w:rPr>
        <w:t xml:space="preserve"> </w:t>
      </w:r>
      <w:r>
        <w:t>without</w:t>
      </w:r>
      <w:r>
        <w:rPr>
          <w:spacing w:val="-15"/>
        </w:rPr>
        <w:t xml:space="preserve"> </w:t>
      </w:r>
      <w:r>
        <w:t>limitation,</w:t>
      </w:r>
      <w:r>
        <w:rPr>
          <w:spacing w:val="-15"/>
        </w:rPr>
        <w:t xml:space="preserve"> </w:t>
      </w:r>
      <w:r>
        <w:t>any</w:t>
      </w:r>
      <w:r>
        <w:rPr>
          <w:spacing w:val="-15"/>
        </w:rPr>
        <w:t xml:space="preserve"> </w:t>
      </w:r>
      <w:r>
        <w:t>proceeding</w:t>
      </w:r>
      <w:r>
        <w:rPr>
          <w:spacing w:val="-15"/>
        </w:rPr>
        <w:t xml:space="preserve"> </w:t>
      </w:r>
      <w:r>
        <w:t>under</w:t>
      </w:r>
      <w:r>
        <w:rPr>
          <w:spacing w:val="-15"/>
        </w:rPr>
        <w:t xml:space="preserve"> </w:t>
      </w:r>
      <w:r>
        <w:t>the</w:t>
      </w:r>
      <w:r>
        <w:rPr>
          <w:spacing w:val="-15"/>
        </w:rPr>
        <w:t xml:space="preserve"> </w:t>
      </w:r>
      <w:r>
        <w:t>U.S.</w:t>
      </w:r>
      <w:r>
        <w:rPr>
          <w:spacing w:val="-15"/>
        </w:rPr>
        <w:t xml:space="preserve"> </w:t>
      </w:r>
      <w:r>
        <w:t>Bankruptcy Code,</w:t>
      </w:r>
      <w:r>
        <w:rPr>
          <w:spacing w:val="-9"/>
        </w:rPr>
        <w:t xml:space="preserve"> </w:t>
      </w:r>
      <w:r>
        <w:t>is</w:t>
      </w:r>
      <w:r>
        <w:rPr>
          <w:spacing w:val="-14"/>
        </w:rPr>
        <w:t xml:space="preserve"> </w:t>
      </w:r>
      <w:r>
        <w:t>instituted</w:t>
      </w:r>
      <w:r>
        <w:rPr>
          <w:spacing w:val="-15"/>
        </w:rPr>
        <w:t xml:space="preserve"> </w:t>
      </w:r>
      <w:r>
        <w:t>by</w:t>
      </w:r>
      <w:r>
        <w:rPr>
          <w:spacing w:val="-15"/>
        </w:rPr>
        <w:t xml:space="preserve"> </w:t>
      </w:r>
      <w:r>
        <w:t>any</w:t>
      </w:r>
      <w:r>
        <w:rPr>
          <w:spacing w:val="-12"/>
        </w:rPr>
        <w:t xml:space="preserve"> </w:t>
      </w:r>
      <w:r>
        <w:t>party</w:t>
      </w:r>
      <w:r>
        <w:rPr>
          <w:spacing w:val="-15"/>
        </w:rPr>
        <w:t xml:space="preserve"> </w:t>
      </w:r>
      <w:r>
        <w:t>to</w:t>
      </w:r>
      <w:r>
        <w:rPr>
          <w:spacing w:val="-15"/>
        </w:rPr>
        <w:t xml:space="preserve"> </w:t>
      </w:r>
      <w:r>
        <w:t>interpret</w:t>
      </w:r>
      <w:r>
        <w:rPr>
          <w:spacing w:val="-11"/>
        </w:rPr>
        <w:t xml:space="preserve"> </w:t>
      </w:r>
      <w:r>
        <w:t>or</w:t>
      </w:r>
      <w:r>
        <w:rPr>
          <w:spacing w:val="-10"/>
        </w:rPr>
        <w:t xml:space="preserve"> </w:t>
      </w:r>
      <w:r>
        <w:t>enforce</w:t>
      </w:r>
      <w:r>
        <w:rPr>
          <w:spacing w:val="-13"/>
        </w:rPr>
        <w:t xml:space="preserve"> </w:t>
      </w:r>
      <w:r>
        <w:t>any</w:t>
      </w:r>
      <w:r>
        <w:rPr>
          <w:spacing w:val="-12"/>
        </w:rPr>
        <w:t xml:space="preserve"> </w:t>
      </w:r>
      <w:r>
        <w:t>provision</w:t>
      </w:r>
      <w:r>
        <w:rPr>
          <w:spacing w:val="-15"/>
        </w:rPr>
        <w:t xml:space="preserve"> </w:t>
      </w:r>
      <w:r>
        <w:t>of</w:t>
      </w:r>
      <w:r>
        <w:rPr>
          <w:spacing w:val="-15"/>
        </w:rPr>
        <w:t xml:space="preserve"> </w:t>
      </w:r>
      <w:r>
        <w:t>this</w:t>
      </w:r>
      <w:r>
        <w:rPr>
          <w:spacing w:val="-14"/>
        </w:rPr>
        <w:t xml:space="preserve"> </w:t>
      </w:r>
      <w:r>
        <w:t>Agreement,</w:t>
      </w:r>
      <w:r>
        <w:rPr>
          <w:spacing w:val="-14"/>
        </w:rPr>
        <w:t xml:space="preserve"> </w:t>
      </w:r>
      <w:r>
        <w:t>then the prevailing party shall be entitled to recover from the other parties its reasonable attorneys’, paralegals’, accountants’, and other experts’ fees, and all other fees, costs, and expenses actually incurred and reasonably necessary in connection therewith</w:t>
      </w:r>
      <w:r>
        <w:rPr>
          <w:sz w:val="22"/>
        </w:rPr>
        <w:t>.</w:t>
      </w:r>
    </w:p>
    <w:p w14:paraId="7CB37117" w14:textId="77777777" w:rsidR="00DC57FC" w:rsidRDefault="00DC57FC">
      <w:pPr>
        <w:pStyle w:val="BodyText"/>
        <w:spacing w:before="8"/>
      </w:pPr>
    </w:p>
    <w:p w14:paraId="0B0671A0" w14:textId="77777777" w:rsidR="00DC57FC" w:rsidRDefault="00000000">
      <w:pPr>
        <w:pStyle w:val="ListParagraph"/>
        <w:numPr>
          <w:ilvl w:val="0"/>
          <w:numId w:val="4"/>
        </w:numPr>
        <w:tabs>
          <w:tab w:val="left" w:pos="922"/>
        </w:tabs>
        <w:ind w:left="921" w:right="164" w:hanging="706"/>
        <w:jc w:val="both"/>
        <w:rPr>
          <w:sz w:val="24"/>
        </w:rPr>
      </w:pPr>
      <w:r>
        <w:rPr>
          <w:b/>
          <w:sz w:val="24"/>
          <w:u w:val="single"/>
        </w:rPr>
        <w:t>WAIVER OF JURY TRIAL</w:t>
      </w:r>
      <w:r>
        <w:rPr>
          <w:b/>
          <w:sz w:val="24"/>
        </w:rPr>
        <w:t>.</w:t>
      </w:r>
      <w:r>
        <w:rPr>
          <w:b/>
          <w:spacing w:val="40"/>
          <w:sz w:val="24"/>
        </w:rPr>
        <w:t xml:space="preserve"> </w:t>
      </w:r>
      <w:r>
        <w:rPr>
          <w:sz w:val="24"/>
        </w:rPr>
        <w:t>EACH PARTY HEREBY IRREVOCABLY WAIVES ANY</w:t>
      </w:r>
      <w:r>
        <w:rPr>
          <w:spacing w:val="-14"/>
          <w:sz w:val="24"/>
        </w:rPr>
        <w:t xml:space="preserve"> </w:t>
      </w:r>
      <w:r>
        <w:rPr>
          <w:sz w:val="24"/>
        </w:rPr>
        <w:t>RIGHT</w:t>
      </w:r>
      <w:r>
        <w:rPr>
          <w:spacing w:val="-1"/>
          <w:sz w:val="24"/>
        </w:rPr>
        <w:t xml:space="preserve"> </w:t>
      </w:r>
      <w:r>
        <w:rPr>
          <w:sz w:val="24"/>
        </w:rPr>
        <w:t>IT</w:t>
      </w:r>
      <w:r>
        <w:rPr>
          <w:spacing w:val="-5"/>
          <w:sz w:val="24"/>
        </w:rPr>
        <w:t xml:space="preserve"> </w:t>
      </w:r>
      <w:r>
        <w:rPr>
          <w:sz w:val="24"/>
        </w:rPr>
        <w:t>MAY</w:t>
      </w:r>
      <w:r>
        <w:rPr>
          <w:spacing w:val="-12"/>
          <w:sz w:val="24"/>
        </w:rPr>
        <w:t xml:space="preserve"> </w:t>
      </w:r>
      <w:r>
        <w:rPr>
          <w:sz w:val="24"/>
        </w:rPr>
        <w:t>HAVE</w:t>
      </w:r>
      <w:r>
        <w:rPr>
          <w:spacing w:val="-9"/>
          <w:sz w:val="24"/>
        </w:rPr>
        <w:t xml:space="preserve"> </w:t>
      </w:r>
      <w:r>
        <w:rPr>
          <w:sz w:val="24"/>
        </w:rPr>
        <w:t>AND</w:t>
      </w:r>
      <w:r>
        <w:rPr>
          <w:spacing w:val="-12"/>
          <w:sz w:val="24"/>
        </w:rPr>
        <w:t xml:space="preserve"> </w:t>
      </w:r>
      <w:r>
        <w:rPr>
          <w:sz w:val="24"/>
        </w:rPr>
        <w:t>AGREES</w:t>
      </w:r>
      <w:r>
        <w:rPr>
          <w:spacing w:val="-11"/>
          <w:sz w:val="24"/>
        </w:rPr>
        <w:t xml:space="preserve"> </w:t>
      </w:r>
      <w:r>
        <w:rPr>
          <w:sz w:val="24"/>
        </w:rPr>
        <w:t>NOT</w:t>
      </w:r>
      <w:r>
        <w:rPr>
          <w:spacing w:val="-5"/>
          <w:sz w:val="24"/>
        </w:rPr>
        <w:t xml:space="preserve"> </w:t>
      </w:r>
      <w:r>
        <w:rPr>
          <w:sz w:val="24"/>
        </w:rPr>
        <w:t>TO</w:t>
      </w:r>
      <w:r>
        <w:rPr>
          <w:spacing w:val="-15"/>
          <w:sz w:val="24"/>
        </w:rPr>
        <w:t xml:space="preserve"> </w:t>
      </w:r>
      <w:r>
        <w:rPr>
          <w:sz w:val="24"/>
        </w:rPr>
        <w:t>REQUEST</w:t>
      </w:r>
      <w:r>
        <w:rPr>
          <w:spacing w:val="-5"/>
          <w:sz w:val="24"/>
        </w:rPr>
        <w:t xml:space="preserve"> </w:t>
      </w:r>
      <w:r>
        <w:rPr>
          <w:sz w:val="24"/>
        </w:rPr>
        <w:t>A</w:t>
      </w:r>
      <w:r>
        <w:rPr>
          <w:spacing w:val="-15"/>
          <w:sz w:val="24"/>
        </w:rPr>
        <w:t xml:space="preserve"> </w:t>
      </w:r>
      <w:r>
        <w:rPr>
          <w:sz w:val="24"/>
        </w:rPr>
        <w:t>JURY</w:t>
      </w:r>
      <w:r>
        <w:rPr>
          <w:spacing w:val="-12"/>
          <w:sz w:val="24"/>
        </w:rPr>
        <w:t xml:space="preserve"> </w:t>
      </w:r>
      <w:r>
        <w:rPr>
          <w:sz w:val="24"/>
        </w:rPr>
        <w:t>TRIAL</w:t>
      </w:r>
      <w:r>
        <w:rPr>
          <w:spacing w:val="-14"/>
          <w:sz w:val="24"/>
        </w:rPr>
        <w:t xml:space="preserve"> </w:t>
      </w:r>
      <w:r>
        <w:rPr>
          <w:sz w:val="24"/>
        </w:rPr>
        <w:t>FOR THE ADJUDICATION OF ANY DISPUTE ARISING OUT OF OR RELATING TO THIS AGREEMENT.</w:t>
      </w:r>
    </w:p>
    <w:p w14:paraId="1141BAC1" w14:textId="77777777" w:rsidR="00DC57FC" w:rsidRDefault="00DC57FC">
      <w:pPr>
        <w:pStyle w:val="BodyText"/>
        <w:spacing w:before="4"/>
        <w:rPr>
          <w:sz w:val="23"/>
        </w:rPr>
      </w:pPr>
    </w:p>
    <w:p w14:paraId="21A6375C" w14:textId="77777777" w:rsidR="00DC57FC" w:rsidRDefault="00000000">
      <w:pPr>
        <w:pStyle w:val="ListParagraph"/>
        <w:numPr>
          <w:ilvl w:val="0"/>
          <w:numId w:val="4"/>
        </w:numPr>
        <w:tabs>
          <w:tab w:val="left" w:pos="922"/>
        </w:tabs>
        <w:ind w:left="921" w:hanging="706"/>
        <w:jc w:val="both"/>
        <w:rPr>
          <w:sz w:val="24"/>
        </w:rPr>
      </w:pPr>
      <w:r>
        <w:rPr>
          <w:b/>
          <w:sz w:val="24"/>
          <w:u w:val="single"/>
        </w:rPr>
        <w:t>Waiver</w:t>
      </w:r>
      <w:r>
        <w:rPr>
          <w:sz w:val="24"/>
        </w:rPr>
        <w:t>.</w:t>
      </w:r>
      <w:r>
        <w:rPr>
          <w:spacing w:val="40"/>
          <w:sz w:val="24"/>
        </w:rPr>
        <w:t xml:space="preserve"> </w:t>
      </w:r>
      <w:r>
        <w:rPr>
          <w:sz w:val="24"/>
        </w:rPr>
        <w:t>Neither Millenia’s nor Company’s failure to insist at any time upon strict compliance with this Agreement or any of its terms nor any continued course of such conduct on</w:t>
      </w:r>
      <w:r>
        <w:rPr>
          <w:spacing w:val="-2"/>
          <w:sz w:val="24"/>
        </w:rPr>
        <w:t xml:space="preserve"> </w:t>
      </w:r>
      <w:r>
        <w:rPr>
          <w:sz w:val="24"/>
        </w:rPr>
        <w:t>their</w:t>
      </w:r>
      <w:r>
        <w:rPr>
          <w:spacing w:val="-4"/>
          <w:sz w:val="24"/>
        </w:rPr>
        <w:t xml:space="preserve"> </w:t>
      </w:r>
      <w:r>
        <w:rPr>
          <w:sz w:val="24"/>
        </w:rPr>
        <w:t>part</w:t>
      </w:r>
      <w:r>
        <w:rPr>
          <w:spacing w:val="-2"/>
          <w:sz w:val="24"/>
        </w:rPr>
        <w:t xml:space="preserve"> </w:t>
      </w:r>
      <w:r>
        <w:rPr>
          <w:sz w:val="24"/>
        </w:rPr>
        <w:t>shall</w:t>
      </w:r>
      <w:r>
        <w:rPr>
          <w:spacing w:val="-5"/>
          <w:sz w:val="24"/>
        </w:rPr>
        <w:t xml:space="preserve"> </w:t>
      </w:r>
      <w:r>
        <w:rPr>
          <w:sz w:val="24"/>
        </w:rPr>
        <w:t>constitute</w:t>
      </w:r>
      <w:r>
        <w:rPr>
          <w:spacing w:val="-3"/>
          <w:sz w:val="24"/>
        </w:rPr>
        <w:t xml:space="preserve"> </w:t>
      </w:r>
      <w:r>
        <w:rPr>
          <w:sz w:val="24"/>
        </w:rPr>
        <w:t>or</w:t>
      </w:r>
      <w:r>
        <w:rPr>
          <w:spacing w:val="-4"/>
          <w:sz w:val="24"/>
        </w:rPr>
        <w:t xml:space="preserve"> </w:t>
      </w:r>
      <w:r>
        <w:rPr>
          <w:sz w:val="24"/>
        </w:rPr>
        <w:t>be</w:t>
      </w:r>
      <w:r>
        <w:rPr>
          <w:spacing w:val="-7"/>
          <w:sz w:val="24"/>
        </w:rPr>
        <w:t xml:space="preserve"> </w:t>
      </w:r>
      <w:r>
        <w:rPr>
          <w:sz w:val="24"/>
        </w:rPr>
        <w:t>considered a</w:t>
      </w:r>
      <w:r>
        <w:rPr>
          <w:spacing w:val="-7"/>
          <w:sz w:val="24"/>
        </w:rPr>
        <w:t xml:space="preserve"> </w:t>
      </w:r>
      <w:r>
        <w:rPr>
          <w:sz w:val="24"/>
        </w:rPr>
        <w:t>waiver</w:t>
      </w:r>
      <w:r>
        <w:rPr>
          <w:spacing w:val="-4"/>
          <w:sz w:val="24"/>
        </w:rPr>
        <w:t xml:space="preserve"> </w:t>
      </w:r>
      <w:r>
        <w:rPr>
          <w:sz w:val="24"/>
        </w:rPr>
        <w:t>by</w:t>
      </w:r>
      <w:r>
        <w:rPr>
          <w:spacing w:val="-6"/>
          <w:sz w:val="24"/>
        </w:rPr>
        <w:t xml:space="preserve"> </w:t>
      </w:r>
      <w:r>
        <w:rPr>
          <w:sz w:val="24"/>
        </w:rPr>
        <w:t>Millenia</w:t>
      </w:r>
      <w:r>
        <w:rPr>
          <w:spacing w:val="-3"/>
          <w:sz w:val="24"/>
        </w:rPr>
        <w:t xml:space="preserve"> </w:t>
      </w:r>
      <w:r>
        <w:rPr>
          <w:sz w:val="24"/>
        </w:rPr>
        <w:t>or</w:t>
      </w:r>
      <w:r>
        <w:rPr>
          <w:spacing w:val="-9"/>
          <w:sz w:val="24"/>
        </w:rPr>
        <w:t xml:space="preserve"> </w:t>
      </w:r>
      <w:r>
        <w:rPr>
          <w:sz w:val="24"/>
        </w:rPr>
        <w:t>Company</w:t>
      </w:r>
      <w:r>
        <w:rPr>
          <w:spacing w:val="-6"/>
          <w:sz w:val="24"/>
        </w:rPr>
        <w:t xml:space="preserve"> </w:t>
      </w:r>
      <w:r>
        <w:rPr>
          <w:sz w:val="24"/>
        </w:rPr>
        <w:t>of any of their respective rights or privileges under this Agreement.</w:t>
      </w:r>
    </w:p>
    <w:p w14:paraId="00A69593" w14:textId="77777777" w:rsidR="00DC57FC" w:rsidRDefault="00DC57FC">
      <w:pPr>
        <w:jc w:val="both"/>
        <w:rPr>
          <w:sz w:val="24"/>
        </w:rPr>
        <w:sectPr w:rsidR="00DC57FC">
          <w:pgSz w:w="12240" w:h="15840"/>
          <w:pgMar w:top="880" w:right="1260" w:bottom="1340" w:left="1200" w:header="0" w:footer="1147" w:gutter="0"/>
          <w:cols w:space="720"/>
        </w:sectPr>
      </w:pPr>
    </w:p>
    <w:p w14:paraId="11C4D104" w14:textId="77777777" w:rsidR="00DC57FC" w:rsidRDefault="00000000">
      <w:pPr>
        <w:pStyle w:val="ListParagraph"/>
        <w:numPr>
          <w:ilvl w:val="0"/>
          <w:numId w:val="4"/>
        </w:numPr>
        <w:tabs>
          <w:tab w:val="left" w:pos="927"/>
        </w:tabs>
        <w:spacing w:before="67"/>
        <w:ind w:left="926" w:right="154" w:hanging="706"/>
        <w:jc w:val="both"/>
      </w:pPr>
      <w:r>
        <w:rPr>
          <w:b/>
          <w:sz w:val="24"/>
          <w:u w:val="single"/>
        </w:rPr>
        <w:lastRenderedPageBreak/>
        <w:t>Severability</w:t>
      </w:r>
      <w:r>
        <w:rPr>
          <w:sz w:val="24"/>
        </w:rPr>
        <w:t>. If any provision herein</w:t>
      </w:r>
      <w:r>
        <w:rPr>
          <w:spacing w:val="-2"/>
          <w:sz w:val="24"/>
        </w:rPr>
        <w:t xml:space="preserve"> </w:t>
      </w:r>
      <w:r>
        <w:rPr>
          <w:sz w:val="24"/>
        </w:rPr>
        <w:t>is or should</w:t>
      </w:r>
      <w:r>
        <w:rPr>
          <w:spacing w:val="-6"/>
          <w:sz w:val="24"/>
        </w:rPr>
        <w:t xml:space="preserve"> </w:t>
      </w:r>
      <w:r>
        <w:rPr>
          <w:sz w:val="24"/>
        </w:rPr>
        <w:t>become inconsistent with any present or future law, rule or regulation of any sovereign government or regulatory body having jurisdiction</w:t>
      </w:r>
      <w:r>
        <w:rPr>
          <w:spacing w:val="-7"/>
          <w:sz w:val="24"/>
        </w:rPr>
        <w:t xml:space="preserve"> </w:t>
      </w:r>
      <w:r>
        <w:rPr>
          <w:sz w:val="24"/>
        </w:rPr>
        <w:t>over</w:t>
      </w:r>
      <w:r>
        <w:rPr>
          <w:spacing w:val="-10"/>
          <w:sz w:val="24"/>
        </w:rPr>
        <w:t xml:space="preserve"> </w:t>
      </w:r>
      <w:r>
        <w:rPr>
          <w:sz w:val="24"/>
        </w:rPr>
        <w:t>the</w:t>
      </w:r>
      <w:r>
        <w:rPr>
          <w:spacing w:val="-13"/>
          <w:sz w:val="24"/>
        </w:rPr>
        <w:t xml:space="preserve"> </w:t>
      </w:r>
      <w:r>
        <w:rPr>
          <w:sz w:val="24"/>
        </w:rPr>
        <w:t>subject</w:t>
      </w:r>
      <w:r>
        <w:rPr>
          <w:spacing w:val="-6"/>
          <w:sz w:val="24"/>
        </w:rPr>
        <w:t xml:space="preserve"> </w:t>
      </w:r>
      <w:r>
        <w:rPr>
          <w:sz w:val="24"/>
        </w:rPr>
        <w:t>matter</w:t>
      </w:r>
      <w:r>
        <w:rPr>
          <w:spacing w:val="-10"/>
          <w:sz w:val="24"/>
        </w:rPr>
        <w:t xml:space="preserve"> </w:t>
      </w:r>
      <w:r>
        <w:rPr>
          <w:sz w:val="24"/>
        </w:rPr>
        <w:t>of</w:t>
      </w:r>
      <w:r>
        <w:rPr>
          <w:spacing w:val="-10"/>
          <w:sz w:val="24"/>
        </w:rPr>
        <w:t xml:space="preserve"> </w:t>
      </w:r>
      <w:r>
        <w:rPr>
          <w:sz w:val="24"/>
        </w:rPr>
        <w:t>this</w:t>
      </w:r>
      <w:r>
        <w:rPr>
          <w:spacing w:val="-9"/>
          <w:sz w:val="24"/>
        </w:rPr>
        <w:t xml:space="preserve"> </w:t>
      </w:r>
      <w:r>
        <w:rPr>
          <w:sz w:val="24"/>
        </w:rPr>
        <w:t>Agreement,</w:t>
      </w:r>
      <w:r>
        <w:rPr>
          <w:spacing w:val="-9"/>
          <w:sz w:val="24"/>
        </w:rPr>
        <w:t xml:space="preserve"> </w:t>
      </w:r>
      <w:r>
        <w:rPr>
          <w:sz w:val="24"/>
        </w:rPr>
        <w:t>such</w:t>
      </w:r>
      <w:r>
        <w:rPr>
          <w:spacing w:val="-7"/>
          <w:sz w:val="24"/>
        </w:rPr>
        <w:t xml:space="preserve"> </w:t>
      </w:r>
      <w:r>
        <w:rPr>
          <w:sz w:val="24"/>
        </w:rPr>
        <w:t>provision</w:t>
      </w:r>
      <w:r>
        <w:rPr>
          <w:spacing w:val="-12"/>
          <w:sz w:val="24"/>
        </w:rPr>
        <w:t xml:space="preserve"> </w:t>
      </w:r>
      <w:r>
        <w:rPr>
          <w:sz w:val="24"/>
        </w:rPr>
        <w:t>shall</w:t>
      </w:r>
      <w:r>
        <w:rPr>
          <w:spacing w:val="-6"/>
          <w:sz w:val="24"/>
        </w:rPr>
        <w:t xml:space="preserve"> </w:t>
      </w:r>
      <w:r>
        <w:rPr>
          <w:sz w:val="24"/>
        </w:rPr>
        <w:t>be</w:t>
      </w:r>
      <w:r>
        <w:rPr>
          <w:spacing w:val="-13"/>
          <w:sz w:val="24"/>
        </w:rPr>
        <w:t xml:space="preserve"> </w:t>
      </w:r>
      <w:r>
        <w:rPr>
          <w:sz w:val="24"/>
        </w:rPr>
        <w:t>deemed</w:t>
      </w:r>
      <w:r>
        <w:rPr>
          <w:spacing w:val="-12"/>
          <w:sz w:val="24"/>
        </w:rPr>
        <w:t xml:space="preserve"> </w:t>
      </w:r>
      <w:r>
        <w:rPr>
          <w:sz w:val="24"/>
        </w:rPr>
        <w:t>to</w:t>
      </w:r>
      <w:r>
        <w:rPr>
          <w:spacing w:val="-11"/>
          <w:sz w:val="24"/>
        </w:rPr>
        <w:t xml:space="preserve"> </w:t>
      </w:r>
      <w:r>
        <w:t xml:space="preserve">be rescinded or modified in accordance with such law, </w:t>
      </w:r>
      <w:proofErr w:type="gramStart"/>
      <w:r>
        <w:t>rule</w:t>
      </w:r>
      <w:proofErr w:type="gramEnd"/>
      <w:r>
        <w:t xml:space="preserve"> or regulation.</w:t>
      </w:r>
      <w:r>
        <w:rPr>
          <w:spacing w:val="40"/>
        </w:rPr>
        <w:t xml:space="preserve"> </w:t>
      </w:r>
      <w:r>
        <w:t>In</w:t>
      </w:r>
      <w:r>
        <w:rPr>
          <w:spacing w:val="40"/>
        </w:rPr>
        <w:t xml:space="preserve"> </w:t>
      </w:r>
      <w:r>
        <w:t>all other respects, this Agreement shall continue to remain in full force and effect.</w:t>
      </w:r>
    </w:p>
    <w:p w14:paraId="46934B2A" w14:textId="77777777" w:rsidR="00DC57FC" w:rsidRDefault="00DC57FC">
      <w:pPr>
        <w:pStyle w:val="BodyText"/>
        <w:spacing w:before="9"/>
        <w:rPr>
          <w:sz w:val="23"/>
        </w:rPr>
      </w:pPr>
    </w:p>
    <w:p w14:paraId="1BB75EE4" w14:textId="77777777" w:rsidR="00DC57FC" w:rsidRDefault="00000000">
      <w:pPr>
        <w:pStyle w:val="ListParagraph"/>
        <w:numPr>
          <w:ilvl w:val="0"/>
          <w:numId w:val="4"/>
        </w:numPr>
        <w:tabs>
          <w:tab w:val="left" w:pos="922"/>
        </w:tabs>
        <w:ind w:left="921" w:hanging="706"/>
        <w:jc w:val="both"/>
        <w:rPr>
          <w:sz w:val="24"/>
        </w:rPr>
      </w:pPr>
      <w:r>
        <w:rPr>
          <w:b/>
          <w:sz w:val="24"/>
          <w:u w:val="single"/>
        </w:rPr>
        <w:t>Counterparts</w:t>
      </w:r>
      <w:r>
        <w:rPr>
          <w:sz w:val="24"/>
        </w:rPr>
        <w:t>. This Agreement may be executed in two or more counterparts, each of which shall</w:t>
      </w:r>
      <w:r>
        <w:rPr>
          <w:spacing w:val="-2"/>
          <w:sz w:val="24"/>
        </w:rPr>
        <w:t xml:space="preserve"> </w:t>
      </w:r>
      <w:r>
        <w:rPr>
          <w:sz w:val="24"/>
        </w:rPr>
        <w:t>be</w:t>
      </w:r>
      <w:r>
        <w:rPr>
          <w:spacing w:val="-3"/>
          <w:sz w:val="24"/>
        </w:rPr>
        <w:t xml:space="preserve"> </w:t>
      </w:r>
      <w:r>
        <w:rPr>
          <w:sz w:val="24"/>
        </w:rPr>
        <w:t>deemed</w:t>
      </w:r>
      <w:r>
        <w:rPr>
          <w:spacing w:val="-2"/>
          <w:sz w:val="24"/>
        </w:rPr>
        <w:t xml:space="preserve"> </w:t>
      </w:r>
      <w:r>
        <w:rPr>
          <w:sz w:val="24"/>
        </w:rPr>
        <w:t>an</w:t>
      </w:r>
      <w:r>
        <w:rPr>
          <w:spacing w:val="-6"/>
          <w:sz w:val="24"/>
        </w:rPr>
        <w:t xml:space="preserve"> </w:t>
      </w:r>
      <w:r>
        <w:rPr>
          <w:sz w:val="24"/>
        </w:rPr>
        <w:t>original, and</w:t>
      </w:r>
      <w:r>
        <w:rPr>
          <w:spacing w:val="-2"/>
          <w:sz w:val="24"/>
        </w:rPr>
        <w:t xml:space="preserve"> </w:t>
      </w:r>
      <w:r>
        <w:rPr>
          <w:sz w:val="24"/>
        </w:rPr>
        <w:t>will</w:t>
      </w:r>
      <w:r>
        <w:rPr>
          <w:spacing w:val="-2"/>
          <w:sz w:val="24"/>
        </w:rPr>
        <w:t xml:space="preserve"> </w:t>
      </w:r>
      <w:r>
        <w:rPr>
          <w:sz w:val="24"/>
        </w:rPr>
        <w:t>become</w:t>
      </w:r>
      <w:r>
        <w:rPr>
          <w:spacing w:val="-3"/>
          <w:sz w:val="24"/>
        </w:rPr>
        <w:t xml:space="preserve"> </w:t>
      </w:r>
      <w:r>
        <w:rPr>
          <w:sz w:val="24"/>
        </w:rPr>
        <w:t>effective</w:t>
      </w:r>
      <w:r>
        <w:rPr>
          <w:spacing w:val="-3"/>
          <w:sz w:val="24"/>
        </w:rPr>
        <w:t xml:space="preserve"> </w:t>
      </w:r>
      <w:r>
        <w:rPr>
          <w:sz w:val="24"/>
        </w:rPr>
        <w:t>and</w:t>
      </w:r>
      <w:r>
        <w:rPr>
          <w:spacing w:val="-6"/>
          <w:sz w:val="24"/>
        </w:rPr>
        <w:t xml:space="preserve"> </w:t>
      </w:r>
      <w:r>
        <w:rPr>
          <w:sz w:val="24"/>
        </w:rPr>
        <w:t>binding</w:t>
      </w:r>
      <w:r>
        <w:rPr>
          <w:spacing w:val="-11"/>
          <w:sz w:val="24"/>
        </w:rPr>
        <w:t xml:space="preserve"> </w:t>
      </w:r>
      <w:r>
        <w:rPr>
          <w:sz w:val="24"/>
        </w:rPr>
        <w:t>upon</w:t>
      </w:r>
      <w:r>
        <w:rPr>
          <w:spacing w:val="-6"/>
          <w:sz w:val="24"/>
        </w:rPr>
        <w:t xml:space="preserve"> </w:t>
      </w:r>
      <w:r>
        <w:rPr>
          <w:sz w:val="24"/>
        </w:rPr>
        <w:t>the</w:t>
      </w:r>
      <w:r>
        <w:rPr>
          <w:spacing w:val="-3"/>
          <w:sz w:val="24"/>
        </w:rPr>
        <w:t xml:space="preserve"> </w:t>
      </w:r>
      <w:r>
        <w:rPr>
          <w:sz w:val="24"/>
        </w:rPr>
        <w:t xml:space="preserve">Parties at such time as </w:t>
      </w:r>
      <w:proofErr w:type="gramStart"/>
      <w:r>
        <w:rPr>
          <w:sz w:val="24"/>
        </w:rPr>
        <w:t>all of</w:t>
      </w:r>
      <w:proofErr w:type="gramEnd"/>
      <w:r>
        <w:rPr>
          <w:sz w:val="24"/>
        </w:rPr>
        <w:t xml:space="preserve"> the signatories hereto have signed a counterpart of this Agreement. All counterparts so executed shall constitute one Agreement binding on </w:t>
      </w:r>
      <w:proofErr w:type="gramStart"/>
      <w:r>
        <w:rPr>
          <w:sz w:val="24"/>
        </w:rPr>
        <w:t>all of</w:t>
      </w:r>
      <w:proofErr w:type="gramEnd"/>
      <w:r>
        <w:rPr>
          <w:sz w:val="24"/>
        </w:rPr>
        <w:t xml:space="preserve"> the Parties hereto, notwithstanding that all of the Parties are not signatory to the same counterpart. Each of the</w:t>
      </w:r>
      <w:r>
        <w:rPr>
          <w:spacing w:val="-2"/>
          <w:sz w:val="24"/>
        </w:rPr>
        <w:t xml:space="preserve"> </w:t>
      </w:r>
      <w:r>
        <w:rPr>
          <w:sz w:val="24"/>
        </w:rPr>
        <w:t xml:space="preserve">Parties hereto shall sign </w:t>
      </w:r>
      <w:proofErr w:type="gramStart"/>
      <w:r>
        <w:rPr>
          <w:sz w:val="24"/>
        </w:rPr>
        <w:t>a</w:t>
      </w:r>
      <w:r>
        <w:rPr>
          <w:spacing w:val="-2"/>
          <w:sz w:val="24"/>
        </w:rPr>
        <w:t xml:space="preserve"> </w:t>
      </w:r>
      <w:r>
        <w:rPr>
          <w:sz w:val="24"/>
        </w:rPr>
        <w:t>sufficient</w:t>
      </w:r>
      <w:r>
        <w:rPr>
          <w:spacing w:val="-1"/>
          <w:sz w:val="24"/>
        </w:rPr>
        <w:t xml:space="preserve"> </w:t>
      </w:r>
      <w:r>
        <w:rPr>
          <w:sz w:val="24"/>
        </w:rPr>
        <w:t>number of</w:t>
      </w:r>
      <w:proofErr w:type="gramEnd"/>
      <w:r>
        <w:rPr>
          <w:sz w:val="24"/>
        </w:rPr>
        <w:t xml:space="preserve"> counterparts so that each party will receive a fully executed original of this Agreement.</w:t>
      </w:r>
    </w:p>
    <w:p w14:paraId="64C01DB4" w14:textId="77777777" w:rsidR="00DC57FC" w:rsidRDefault="00000000">
      <w:pPr>
        <w:pStyle w:val="ListParagraph"/>
        <w:numPr>
          <w:ilvl w:val="0"/>
          <w:numId w:val="4"/>
        </w:numPr>
        <w:tabs>
          <w:tab w:val="left" w:pos="922"/>
        </w:tabs>
        <w:spacing w:before="80"/>
        <w:ind w:left="921" w:right="157" w:hanging="706"/>
        <w:jc w:val="both"/>
        <w:rPr>
          <w:sz w:val="24"/>
        </w:rPr>
      </w:pPr>
      <w:r>
        <w:rPr>
          <w:b/>
          <w:sz w:val="24"/>
          <w:u w:val="single"/>
        </w:rPr>
        <w:t>Entire Agreement</w:t>
      </w:r>
      <w:r>
        <w:rPr>
          <w:sz w:val="24"/>
        </w:rPr>
        <w:t>.</w:t>
      </w:r>
      <w:r>
        <w:rPr>
          <w:spacing w:val="40"/>
          <w:sz w:val="24"/>
        </w:rPr>
        <w:t xml:space="preserve"> </w:t>
      </w:r>
      <w:r>
        <w:rPr>
          <w:sz w:val="24"/>
        </w:rPr>
        <w:t xml:space="preserve">This Agreement (together with Exhibit A) constitutes the entire agreement between Company and Millenia. No other agreements, covenants, </w:t>
      </w:r>
      <w:proofErr w:type="gramStart"/>
      <w:r>
        <w:rPr>
          <w:sz w:val="24"/>
        </w:rPr>
        <w:t>representations</w:t>
      </w:r>
      <w:proofErr w:type="gramEnd"/>
      <w:r>
        <w:rPr>
          <w:sz w:val="24"/>
        </w:rPr>
        <w:t xml:space="preserve"> or warranties, express or implied, oral or written, have been made by any party hereto to any other party concerning the subject matter hereof.</w:t>
      </w:r>
      <w:r>
        <w:rPr>
          <w:spacing w:val="40"/>
          <w:sz w:val="24"/>
        </w:rPr>
        <w:t xml:space="preserve"> </w:t>
      </w:r>
      <w:r>
        <w:rPr>
          <w:sz w:val="24"/>
        </w:rPr>
        <w:t xml:space="preserve">All prior and contemporaneous conversations, negotiations, possible and alleged agreements, representations, </w:t>
      </w:r>
      <w:proofErr w:type="gramStart"/>
      <w:r>
        <w:rPr>
          <w:sz w:val="24"/>
        </w:rPr>
        <w:t>covenants</w:t>
      </w:r>
      <w:proofErr w:type="gramEnd"/>
      <w:r>
        <w:rPr>
          <w:spacing w:val="-5"/>
          <w:sz w:val="24"/>
        </w:rPr>
        <w:t xml:space="preserve"> </w:t>
      </w:r>
      <w:r>
        <w:rPr>
          <w:sz w:val="24"/>
        </w:rPr>
        <w:t>and</w:t>
      </w:r>
      <w:r>
        <w:rPr>
          <w:spacing w:val="-3"/>
          <w:sz w:val="24"/>
        </w:rPr>
        <w:t xml:space="preserve"> </w:t>
      </w:r>
      <w:r>
        <w:rPr>
          <w:sz w:val="24"/>
        </w:rPr>
        <w:t>warranties</w:t>
      </w:r>
      <w:r>
        <w:rPr>
          <w:spacing w:val="-5"/>
          <w:sz w:val="24"/>
        </w:rPr>
        <w:t xml:space="preserve"> </w:t>
      </w:r>
      <w:r>
        <w:rPr>
          <w:sz w:val="24"/>
        </w:rPr>
        <w:t>concerning</w:t>
      </w:r>
      <w:r>
        <w:rPr>
          <w:spacing w:val="-3"/>
          <w:sz w:val="24"/>
        </w:rPr>
        <w:t xml:space="preserve"> </w:t>
      </w:r>
      <w:r>
        <w:rPr>
          <w:sz w:val="24"/>
        </w:rPr>
        <w:t>the</w:t>
      </w:r>
      <w:r>
        <w:rPr>
          <w:spacing w:val="-4"/>
          <w:sz w:val="24"/>
        </w:rPr>
        <w:t xml:space="preserve"> </w:t>
      </w:r>
      <w:r>
        <w:rPr>
          <w:sz w:val="24"/>
        </w:rPr>
        <w:t>subject</w:t>
      </w:r>
      <w:r>
        <w:rPr>
          <w:spacing w:val="-3"/>
          <w:sz w:val="24"/>
        </w:rPr>
        <w:t xml:space="preserve"> </w:t>
      </w:r>
      <w:r>
        <w:rPr>
          <w:sz w:val="24"/>
        </w:rPr>
        <w:t>matter</w:t>
      </w:r>
      <w:r>
        <w:rPr>
          <w:spacing w:val="-6"/>
          <w:sz w:val="24"/>
        </w:rPr>
        <w:t xml:space="preserve"> </w:t>
      </w:r>
      <w:r>
        <w:rPr>
          <w:sz w:val="24"/>
        </w:rPr>
        <w:t>hereof</w:t>
      </w:r>
      <w:r>
        <w:rPr>
          <w:spacing w:val="-6"/>
          <w:sz w:val="24"/>
        </w:rPr>
        <w:t xml:space="preserve"> </w:t>
      </w:r>
      <w:r>
        <w:rPr>
          <w:sz w:val="24"/>
        </w:rPr>
        <w:t>are</w:t>
      </w:r>
      <w:r>
        <w:rPr>
          <w:spacing w:val="-9"/>
          <w:sz w:val="24"/>
        </w:rPr>
        <w:t xml:space="preserve"> </w:t>
      </w:r>
      <w:r>
        <w:rPr>
          <w:sz w:val="24"/>
        </w:rPr>
        <w:t>merged herein and shall be of no further force or effect.</w:t>
      </w:r>
    </w:p>
    <w:p w14:paraId="39406A2B" w14:textId="77777777" w:rsidR="00DC57FC" w:rsidRDefault="00DC57FC">
      <w:pPr>
        <w:pStyle w:val="BodyText"/>
      </w:pPr>
    </w:p>
    <w:p w14:paraId="7735BD0C" w14:textId="77777777" w:rsidR="00DC57FC" w:rsidRDefault="00000000">
      <w:pPr>
        <w:pStyle w:val="ListParagraph"/>
        <w:numPr>
          <w:ilvl w:val="0"/>
          <w:numId w:val="4"/>
        </w:numPr>
        <w:tabs>
          <w:tab w:val="left" w:pos="927"/>
        </w:tabs>
        <w:ind w:left="926" w:right="159" w:hanging="706"/>
        <w:jc w:val="both"/>
        <w:rPr>
          <w:sz w:val="24"/>
        </w:rPr>
      </w:pPr>
      <w:r>
        <w:rPr>
          <w:b/>
          <w:sz w:val="24"/>
          <w:u w:val="single"/>
        </w:rPr>
        <w:t>English Language</w:t>
      </w:r>
      <w:r>
        <w:rPr>
          <w:sz w:val="24"/>
        </w:rPr>
        <w:t>.</w:t>
      </w:r>
      <w:r>
        <w:rPr>
          <w:spacing w:val="40"/>
          <w:sz w:val="24"/>
        </w:rPr>
        <w:t xml:space="preserve"> </w:t>
      </w:r>
      <w:r>
        <w:rPr>
          <w:sz w:val="24"/>
        </w:rPr>
        <w:t xml:space="preserve">This Agreement is expressed in the English language. If this Agreement is translated by either party to another language for any purpose, the English language version shall govern over any translation in the event of any inconsistency, </w:t>
      </w:r>
      <w:proofErr w:type="gramStart"/>
      <w:r>
        <w:rPr>
          <w:sz w:val="24"/>
        </w:rPr>
        <w:t>discrepancy</w:t>
      </w:r>
      <w:proofErr w:type="gramEnd"/>
      <w:r>
        <w:rPr>
          <w:sz w:val="24"/>
        </w:rPr>
        <w:t xml:space="preserve"> or conflict in interpretation. All communications, notices, and other actions relating to this Agreement shall be in the English language.</w:t>
      </w:r>
    </w:p>
    <w:p w14:paraId="63A275DC" w14:textId="77777777" w:rsidR="00DC57FC" w:rsidRDefault="00DC57FC">
      <w:pPr>
        <w:pStyle w:val="BodyText"/>
      </w:pPr>
    </w:p>
    <w:p w14:paraId="6A90668A" w14:textId="77777777" w:rsidR="00DC57FC" w:rsidRDefault="00000000">
      <w:pPr>
        <w:pStyle w:val="ListParagraph"/>
        <w:numPr>
          <w:ilvl w:val="0"/>
          <w:numId w:val="4"/>
        </w:numPr>
        <w:tabs>
          <w:tab w:val="left" w:pos="922"/>
        </w:tabs>
        <w:ind w:left="921" w:right="160" w:hanging="706"/>
        <w:jc w:val="both"/>
        <w:rPr>
          <w:sz w:val="24"/>
        </w:rPr>
      </w:pPr>
      <w:r>
        <w:rPr>
          <w:b/>
          <w:sz w:val="24"/>
          <w:u w:val="single"/>
        </w:rPr>
        <w:t>No</w:t>
      </w:r>
      <w:r>
        <w:rPr>
          <w:b/>
          <w:spacing w:val="-8"/>
          <w:sz w:val="24"/>
          <w:u w:val="single"/>
        </w:rPr>
        <w:t xml:space="preserve"> </w:t>
      </w:r>
      <w:r>
        <w:rPr>
          <w:b/>
          <w:sz w:val="24"/>
          <w:u w:val="single"/>
        </w:rPr>
        <w:t>Warranties.</w:t>
      </w:r>
      <w:r>
        <w:rPr>
          <w:b/>
          <w:spacing w:val="-2"/>
          <w:sz w:val="24"/>
        </w:rPr>
        <w:t xml:space="preserve"> </w:t>
      </w:r>
      <w:r>
        <w:rPr>
          <w:sz w:val="24"/>
        </w:rPr>
        <w:t>MILLENIA</w:t>
      </w:r>
      <w:r>
        <w:rPr>
          <w:spacing w:val="-8"/>
          <w:sz w:val="24"/>
        </w:rPr>
        <w:t xml:space="preserve"> </w:t>
      </w:r>
      <w:r>
        <w:rPr>
          <w:sz w:val="24"/>
        </w:rPr>
        <w:t>DISCLAIMS</w:t>
      </w:r>
      <w:r>
        <w:rPr>
          <w:spacing w:val="-7"/>
          <w:sz w:val="24"/>
        </w:rPr>
        <w:t xml:space="preserve"> </w:t>
      </w:r>
      <w:r>
        <w:rPr>
          <w:sz w:val="24"/>
        </w:rPr>
        <w:t>ANY</w:t>
      </w:r>
      <w:r>
        <w:rPr>
          <w:spacing w:val="-8"/>
          <w:sz w:val="24"/>
        </w:rPr>
        <w:t xml:space="preserve"> </w:t>
      </w:r>
      <w:r>
        <w:rPr>
          <w:sz w:val="24"/>
        </w:rPr>
        <w:t>AND</w:t>
      </w:r>
      <w:r>
        <w:rPr>
          <w:spacing w:val="-8"/>
          <w:sz w:val="24"/>
        </w:rPr>
        <w:t xml:space="preserve"> </w:t>
      </w:r>
      <w:r>
        <w:rPr>
          <w:sz w:val="24"/>
        </w:rPr>
        <w:t>ALL</w:t>
      </w:r>
      <w:r>
        <w:rPr>
          <w:spacing w:val="-10"/>
          <w:sz w:val="24"/>
        </w:rPr>
        <w:t xml:space="preserve"> </w:t>
      </w:r>
      <w:r>
        <w:rPr>
          <w:sz w:val="24"/>
        </w:rPr>
        <w:t>REPRESENTATIONS</w:t>
      </w:r>
      <w:r>
        <w:rPr>
          <w:spacing w:val="-7"/>
          <w:sz w:val="24"/>
        </w:rPr>
        <w:t xml:space="preserve"> </w:t>
      </w:r>
      <w:r>
        <w:rPr>
          <w:sz w:val="24"/>
        </w:rPr>
        <w:t>AND WARRANTIES REGARDING THE SERVICES WHICH ARE NOT EXPRESSLY STATED IN THIS AGREEMENT, WHETHER EXPRESS OR IMPLIED, TO THE FULLEST EXTENT PERMISSIBLE BY LAW. Millenia DISCLAIMS ANY AND ALL REPRESENTATIONS AND WARRANTIES TO ANY PARTY THAT IS NOT A COMPANY SIGNATORY AND COMPANY ACKNOWLEDGES THAT THERE ARE NO INTENDED THIRD-PARTY BENEFICIARIES OF THIS AGREEMENT. COMPANY UNDER:</w:t>
      </w:r>
    </w:p>
    <w:p w14:paraId="40BAB25F" w14:textId="77777777" w:rsidR="00DC57FC" w:rsidRDefault="00DC57FC">
      <w:pPr>
        <w:pStyle w:val="BodyText"/>
        <w:spacing w:before="3"/>
      </w:pPr>
    </w:p>
    <w:p w14:paraId="5559B21D" w14:textId="77777777" w:rsidR="00DC57FC" w:rsidRDefault="00000000">
      <w:pPr>
        <w:pStyle w:val="ListParagraph"/>
        <w:numPr>
          <w:ilvl w:val="0"/>
          <w:numId w:val="1"/>
        </w:numPr>
        <w:tabs>
          <w:tab w:val="left" w:pos="2261"/>
        </w:tabs>
        <w:ind w:right="157" w:firstLine="0"/>
        <w:jc w:val="both"/>
        <w:rPr>
          <w:sz w:val="24"/>
        </w:rPr>
      </w:pPr>
      <w:r>
        <w:rPr>
          <w:sz w:val="24"/>
        </w:rPr>
        <w:t>THE PERSONNEL REPRESENTING MILLENIA IN NEGOTIATING THIS AGREEMENT DO NOT HAVE AUTHORITY TO MAKE ANY STATEMENTS,</w:t>
      </w:r>
      <w:r>
        <w:rPr>
          <w:spacing w:val="-15"/>
          <w:sz w:val="24"/>
        </w:rPr>
        <w:t xml:space="preserve"> </w:t>
      </w:r>
      <w:r>
        <w:rPr>
          <w:sz w:val="24"/>
        </w:rPr>
        <w:t>PROMISES</w:t>
      </w:r>
      <w:r>
        <w:rPr>
          <w:spacing w:val="-15"/>
          <w:sz w:val="24"/>
        </w:rPr>
        <w:t xml:space="preserve"> </w:t>
      </w:r>
      <w:r>
        <w:rPr>
          <w:sz w:val="24"/>
        </w:rPr>
        <w:t>OR</w:t>
      </w:r>
      <w:r>
        <w:rPr>
          <w:spacing w:val="-15"/>
          <w:sz w:val="24"/>
        </w:rPr>
        <w:t xml:space="preserve"> </w:t>
      </w:r>
      <w:r>
        <w:rPr>
          <w:sz w:val="24"/>
        </w:rPr>
        <w:t>REPRESENTATIONS</w:t>
      </w:r>
      <w:r>
        <w:rPr>
          <w:spacing w:val="-15"/>
          <w:sz w:val="24"/>
        </w:rPr>
        <w:t xml:space="preserve"> </w:t>
      </w:r>
      <w:r>
        <w:rPr>
          <w:sz w:val="24"/>
        </w:rPr>
        <w:t>IN</w:t>
      </w:r>
      <w:r>
        <w:rPr>
          <w:spacing w:val="-15"/>
          <w:sz w:val="24"/>
        </w:rPr>
        <w:t xml:space="preserve"> </w:t>
      </w:r>
      <w:r>
        <w:rPr>
          <w:sz w:val="24"/>
        </w:rPr>
        <w:t>CONFLICT</w:t>
      </w:r>
      <w:r>
        <w:rPr>
          <w:spacing w:val="-15"/>
          <w:sz w:val="24"/>
        </w:rPr>
        <w:t xml:space="preserve"> </w:t>
      </w:r>
      <w:r>
        <w:rPr>
          <w:sz w:val="24"/>
        </w:rPr>
        <w:t>WITH</w:t>
      </w:r>
      <w:r>
        <w:rPr>
          <w:spacing w:val="-15"/>
          <w:sz w:val="24"/>
        </w:rPr>
        <w:t xml:space="preserve"> </w:t>
      </w:r>
      <w:r>
        <w:rPr>
          <w:sz w:val="24"/>
        </w:rPr>
        <w:t>OR IN ADDITION TO THE INFORMATION IN THIS AGREEMENT AND MILLENIA SPECIFICALLY DISCLAIMS ANY RESPONSIBILITY FOR ANY SUCH STATEMENTS, PROMISES, OR REPRESENTATIONS; STANDS AND ACKNOWLEDGES THAT:</w:t>
      </w:r>
    </w:p>
    <w:p w14:paraId="6D12E6F0" w14:textId="77777777" w:rsidR="00DC57FC" w:rsidRDefault="00DC57FC">
      <w:pPr>
        <w:pStyle w:val="BodyText"/>
        <w:spacing w:before="6"/>
        <w:rPr>
          <w:sz w:val="23"/>
        </w:rPr>
      </w:pPr>
    </w:p>
    <w:p w14:paraId="09326E51" w14:textId="77777777" w:rsidR="00DC57FC" w:rsidRDefault="00000000">
      <w:pPr>
        <w:pStyle w:val="ListParagraph"/>
        <w:numPr>
          <w:ilvl w:val="0"/>
          <w:numId w:val="1"/>
        </w:numPr>
        <w:tabs>
          <w:tab w:val="left" w:pos="2261"/>
        </w:tabs>
        <w:spacing w:before="1"/>
        <w:ind w:right="166" w:firstLine="0"/>
        <w:jc w:val="both"/>
        <w:rPr>
          <w:sz w:val="24"/>
        </w:rPr>
      </w:pPr>
      <w:r>
        <w:rPr>
          <w:sz w:val="24"/>
        </w:rPr>
        <w:t>COMPANY HAS NOT RELIED UPON SUCH STATEMENTS, PROMISES, OR REPRESENTATIONS AND WAIVES ANY RIGHTS OR CLAIMS</w:t>
      </w:r>
      <w:r>
        <w:rPr>
          <w:spacing w:val="80"/>
          <w:sz w:val="24"/>
        </w:rPr>
        <w:t xml:space="preserve"> </w:t>
      </w:r>
      <w:r>
        <w:rPr>
          <w:sz w:val="24"/>
        </w:rPr>
        <w:t>ARISING</w:t>
      </w:r>
      <w:r>
        <w:rPr>
          <w:spacing w:val="80"/>
          <w:sz w:val="24"/>
        </w:rPr>
        <w:t xml:space="preserve"> </w:t>
      </w:r>
      <w:r>
        <w:rPr>
          <w:sz w:val="24"/>
        </w:rPr>
        <w:t>FROM</w:t>
      </w:r>
      <w:r>
        <w:rPr>
          <w:spacing w:val="80"/>
          <w:sz w:val="24"/>
        </w:rPr>
        <w:t xml:space="preserve"> </w:t>
      </w:r>
      <w:r>
        <w:rPr>
          <w:sz w:val="24"/>
        </w:rPr>
        <w:t>ANY</w:t>
      </w:r>
      <w:r>
        <w:rPr>
          <w:spacing w:val="80"/>
          <w:sz w:val="24"/>
        </w:rPr>
        <w:t xml:space="preserve"> </w:t>
      </w:r>
      <w:r>
        <w:rPr>
          <w:sz w:val="24"/>
        </w:rPr>
        <w:t>SUCH</w:t>
      </w:r>
      <w:r>
        <w:rPr>
          <w:spacing w:val="80"/>
          <w:sz w:val="24"/>
        </w:rPr>
        <w:t xml:space="preserve"> </w:t>
      </w:r>
      <w:r>
        <w:rPr>
          <w:sz w:val="24"/>
        </w:rPr>
        <w:t>STATEMENTS,</w:t>
      </w:r>
      <w:r>
        <w:rPr>
          <w:spacing w:val="80"/>
          <w:sz w:val="24"/>
        </w:rPr>
        <w:t xml:space="preserve"> </w:t>
      </w:r>
      <w:r>
        <w:rPr>
          <w:sz w:val="24"/>
        </w:rPr>
        <w:t>PROMISES,</w:t>
      </w:r>
      <w:r>
        <w:rPr>
          <w:spacing w:val="80"/>
          <w:sz w:val="24"/>
        </w:rPr>
        <w:t xml:space="preserve"> </w:t>
      </w:r>
      <w:r>
        <w:rPr>
          <w:sz w:val="24"/>
        </w:rPr>
        <w:t>OR</w:t>
      </w:r>
    </w:p>
    <w:p w14:paraId="6EBEC6E8" w14:textId="77777777" w:rsidR="00DC57FC" w:rsidRDefault="00DC57FC">
      <w:pPr>
        <w:jc w:val="both"/>
        <w:rPr>
          <w:sz w:val="24"/>
        </w:rPr>
        <w:sectPr w:rsidR="00DC57FC">
          <w:pgSz w:w="12240" w:h="15840"/>
          <w:pgMar w:top="1240" w:right="1260" w:bottom="1340" w:left="1200" w:header="0" w:footer="1147" w:gutter="0"/>
          <w:cols w:space="720"/>
        </w:sectPr>
      </w:pPr>
    </w:p>
    <w:p w14:paraId="27E195F0" w14:textId="77777777" w:rsidR="00DC57FC" w:rsidRDefault="00000000">
      <w:pPr>
        <w:pStyle w:val="BodyText"/>
        <w:spacing w:before="76"/>
        <w:ind w:left="1540"/>
      </w:pPr>
      <w:proofErr w:type="gramStart"/>
      <w:r>
        <w:rPr>
          <w:spacing w:val="-2"/>
        </w:rPr>
        <w:lastRenderedPageBreak/>
        <w:t>REPRESENTATIONS;</w:t>
      </w:r>
      <w:proofErr w:type="gramEnd"/>
    </w:p>
    <w:p w14:paraId="1441E225" w14:textId="77777777" w:rsidR="00DC57FC" w:rsidRDefault="00DC57FC">
      <w:pPr>
        <w:pStyle w:val="BodyText"/>
        <w:spacing w:before="1"/>
        <w:rPr>
          <w:sz w:val="31"/>
        </w:rPr>
      </w:pPr>
    </w:p>
    <w:p w14:paraId="3E8D63A2" w14:textId="77777777" w:rsidR="00DC57FC" w:rsidRDefault="00000000">
      <w:pPr>
        <w:pStyle w:val="ListParagraph"/>
        <w:numPr>
          <w:ilvl w:val="0"/>
          <w:numId w:val="1"/>
        </w:numPr>
        <w:tabs>
          <w:tab w:val="left" w:pos="2261"/>
        </w:tabs>
        <w:spacing w:before="1"/>
        <w:ind w:right="153" w:firstLine="0"/>
        <w:jc w:val="both"/>
      </w:pPr>
      <w:r>
        <w:rPr>
          <w:sz w:val="24"/>
        </w:rPr>
        <w:t>WHILE COMPANY AND THE PERSONNEL REPRESENTING MILLENIA IN NEGOTIATING</w:t>
      </w:r>
      <w:r>
        <w:rPr>
          <w:spacing w:val="-4"/>
          <w:sz w:val="24"/>
        </w:rPr>
        <w:t xml:space="preserve"> </w:t>
      </w:r>
      <w:r>
        <w:rPr>
          <w:sz w:val="24"/>
        </w:rPr>
        <w:t>THIS AGREEMENT MAY HAVE DISCUSSED POTENTIAL</w:t>
      </w:r>
      <w:r>
        <w:rPr>
          <w:spacing w:val="-15"/>
          <w:sz w:val="24"/>
        </w:rPr>
        <w:t xml:space="preserve"> </w:t>
      </w:r>
      <w:r>
        <w:rPr>
          <w:sz w:val="24"/>
        </w:rPr>
        <w:t>VALUE</w:t>
      </w:r>
      <w:r>
        <w:rPr>
          <w:spacing w:val="-15"/>
          <w:sz w:val="24"/>
        </w:rPr>
        <w:t xml:space="preserve"> </w:t>
      </w:r>
      <w:r>
        <w:rPr>
          <w:sz w:val="24"/>
        </w:rPr>
        <w:t>RANGES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COMPANY</w:t>
      </w:r>
      <w:r>
        <w:rPr>
          <w:spacing w:val="-15"/>
          <w:sz w:val="24"/>
        </w:rPr>
        <w:t xml:space="preserve"> </w:t>
      </w:r>
      <w:r>
        <w:rPr>
          <w:sz w:val="24"/>
        </w:rPr>
        <w:t>AND/OR</w:t>
      </w:r>
      <w:r>
        <w:rPr>
          <w:spacing w:val="-15"/>
          <w:sz w:val="24"/>
        </w:rPr>
        <w:t xml:space="preserve"> </w:t>
      </w:r>
      <w:r>
        <w:rPr>
          <w:sz w:val="24"/>
        </w:rPr>
        <w:t>TARGET</w:t>
      </w:r>
      <w:r>
        <w:rPr>
          <w:spacing w:val="-15"/>
          <w:sz w:val="24"/>
        </w:rPr>
        <w:t xml:space="preserve"> </w:t>
      </w:r>
      <w:r>
        <w:rPr>
          <w:sz w:val="24"/>
        </w:rPr>
        <w:t xml:space="preserve">SALE PRICES AND FINANCING </w:t>
      </w:r>
      <w:r>
        <w:t>OR TRANSACTION STRUCTURES, THE EXACT VALUE OF THE COMPANY COULD NOT POSSIBLY BE ASCERTAINED BY MILLENIA OR ANY OTHER PARTY WITHOUT GOING TO MARKET AND, FURTHER, THAT THE EXACT VALUE OF THE COMPANY AND THE PRECISE STRUCTURE OF AN EVENTUAL FINANCING OR TRANSACTION CAN ONLY BE DETERMINED BY WHAT A WILLING AND ABLE COUNTERPARTY AGREES TO PAY</w:t>
      </w:r>
      <w:r>
        <w:rPr>
          <w:spacing w:val="-14"/>
        </w:rPr>
        <w:t xml:space="preserve"> </w:t>
      </w:r>
      <w:r>
        <w:t>AND</w:t>
      </w:r>
      <w:r>
        <w:rPr>
          <w:spacing w:val="-14"/>
        </w:rPr>
        <w:t xml:space="preserve"> </w:t>
      </w:r>
      <w:r>
        <w:t>COMPANY</w:t>
      </w:r>
      <w:r>
        <w:rPr>
          <w:spacing w:val="-14"/>
        </w:rPr>
        <w:t xml:space="preserve"> </w:t>
      </w:r>
      <w:r>
        <w:t>AGREES</w:t>
      </w:r>
      <w:r>
        <w:rPr>
          <w:spacing w:val="-13"/>
        </w:rPr>
        <w:t xml:space="preserve"> </w:t>
      </w:r>
      <w:r>
        <w:t>TO</w:t>
      </w:r>
      <w:r>
        <w:rPr>
          <w:spacing w:val="-14"/>
        </w:rPr>
        <w:t xml:space="preserve"> </w:t>
      </w:r>
      <w:r>
        <w:t>ACCEPT</w:t>
      </w:r>
      <w:r>
        <w:rPr>
          <w:spacing w:val="-14"/>
        </w:rPr>
        <w:t xml:space="preserve"> </w:t>
      </w:r>
      <w:r>
        <w:t>IN</w:t>
      </w:r>
      <w:r>
        <w:rPr>
          <w:spacing w:val="-14"/>
        </w:rPr>
        <w:t xml:space="preserve"> </w:t>
      </w:r>
      <w:r>
        <w:t>AN</w:t>
      </w:r>
      <w:r>
        <w:rPr>
          <w:spacing w:val="-13"/>
        </w:rPr>
        <w:t xml:space="preserve"> </w:t>
      </w:r>
      <w:r>
        <w:t>ARMS-LENGTH</w:t>
      </w:r>
      <w:r>
        <w:rPr>
          <w:spacing w:val="-14"/>
        </w:rPr>
        <w:t xml:space="preserve"> </w:t>
      </w:r>
      <w:r>
        <w:t>FINANCING</w:t>
      </w:r>
      <w:r>
        <w:rPr>
          <w:spacing w:val="-14"/>
        </w:rPr>
        <w:t xml:space="preserve"> </w:t>
      </w:r>
      <w:r>
        <w:t>OR TRANSACTION IN THE ABSENCE OF DURESS;</w:t>
      </w:r>
    </w:p>
    <w:p w14:paraId="51340E8C" w14:textId="77777777" w:rsidR="00DC57FC" w:rsidRDefault="00DC57FC">
      <w:pPr>
        <w:pStyle w:val="BodyText"/>
        <w:spacing w:before="9"/>
        <w:rPr>
          <w:sz w:val="23"/>
        </w:rPr>
      </w:pPr>
    </w:p>
    <w:p w14:paraId="551F02C0" w14:textId="77777777" w:rsidR="00DC57FC" w:rsidRDefault="00000000">
      <w:pPr>
        <w:pStyle w:val="ListParagraph"/>
        <w:numPr>
          <w:ilvl w:val="0"/>
          <w:numId w:val="1"/>
        </w:numPr>
        <w:tabs>
          <w:tab w:val="left" w:pos="2261"/>
        </w:tabs>
        <w:ind w:right="163" w:firstLine="0"/>
        <w:jc w:val="both"/>
        <w:rPr>
          <w:sz w:val="24"/>
        </w:rPr>
      </w:pPr>
      <w:r>
        <w:rPr>
          <w:sz w:val="24"/>
        </w:rPr>
        <w:t xml:space="preserve">MILLENIA’S ENGAGEMENT IS NOT A GUARANTEE THAT A VALUE OR STRUCTURE ACCEPTABLE TO COMPANY WILL OR CAN BE ACHIEVED VIA THE PROVISION OF THE </w:t>
      </w:r>
      <w:proofErr w:type="gramStart"/>
      <w:r>
        <w:rPr>
          <w:sz w:val="24"/>
        </w:rPr>
        <w:t>SERVICES;</w:t>
      </w:r>
      <w:proofErr w:type="gramEnd"/>
    </w:p>
    <w:p w14:paraId="21B95D30" w14:textId="77777777" w:rsidR="00DC57FC" w:rsidRDefault="00DC57FC">
      <w:pPr>
        <w:pStyle w:val="BodyText"/>
        <w:spacing w:before="5"/>
      </w:pPr>
    </w:p>
    <w:p w14:paraId="5F38C151" w14:textId="77777777" w:rsidR="00DC57FC" w:rsidRDefault="00000000">
      <w:pPr>
        <w:pStyle w:val="ListParagraph"/>
        <w:numPr>
          <w:ilvl w:val="0"/>
          <w:numId w:val="4"/>
        </w:numPr>
        <w:tabs>
          <w:tab w:val="left" w:pos="922"/>
        </w:tabs>
        <w:ind w:left="921" w:right="155" w:hanging="706"/>
        <w:jc w:val="both"/>
        <w:rPr>
          <w:sz w:val="24"/>
        </w:rPr>
      </w:pPr>
      <w:r>
        <w:rPr>
          <w:b/>
          <w:sz w:val="24"/>
          <w:u w:val="single"/>
        </w:rPr>
        <w:t>No Commitment or Guarantee</w:t>
      </w:r>
      <w:r>
        <w:rPr>
          <w:b/>
          <w:sz w:val="24"/>
        </w:rPr>
        <w:t>.</w:t>
      </w:r>
      <w:r>
        <w:rPr>
          <w:b/>
          <w:spacing w:val="40"/>
          <w:sz w:val="24"/>
        </w:rPr>
        <w:t xml:space="preserve"> </w:t>
      </w:r>
      <w:r>
        <w:rPr>
          <w:sz w:val="24"/>
        </w:rPr>
        <w:t>The execution of this Agreement does not constitute a commitment by Millenia or Company to consummate any Financing or Transaction contemplated hereunder and does not ensure the successful placement of securities of any investment vehicle or the success of Millenia with respect to finding any Investors or the success</w:t>
      </w:r>
      <w:r>
        <w:rPr>
          <w:spacing w:val="-15"/>
          <w:sz w:val="24"/>
        </w:rPr>
        <w:t xml:space="preserve"> </w:t>
      </w:r>
      <w:r>
        <w:rPr>
          <w:sz w:val="24"/>
        </w:rPr>
        <w:t>with</w:t>
      </w:r>
      <w:r>
        <w:rPr>
          <w:spacing w:val="-15"/>
          <w:sz w:val="24"/>
        </w:rPr>
        <w:t xml:space="preserve"> </w:t>
      </w:r>
      <w:r>
        <w:rPr>
          <w:sz w:val="24"/>
        </w:rPr>
        <w:t>respect</w:t>
      </w:r>
      <w:r>
        <w:rPr>
          <w:spacing w:val="-15"/>
          <w:sz w:val="24"/>
        </w:rPr>
        <w:t xml:space="preserve"> </w:t>
      </w:r>
      <w:r>
        <w:rPr>
          <w:sz w:val="24"/>
        </w:rPr>
        <w:t>to</w:t>
      </w:r>
      <w:r>
        <w:rPr>
          <w:spacing w:val="-15"/>
          <w:sz w:val="24"/>
        </w:rPr>
        <w:t xml:space="preserve"> </w:t>
      </w:r>
      <w:r>
        <w:rPr>
          <w:sz w:val="24"/>
        </w:rPr>
        <w:t>any</w:t>
      </w:r>
      <w:r>
        <w:rPr>
          <w:spacing w:val="-15"/>
          <w:sz w:val="24"/>
        </w:rPr>
        <w:t xml:space="preserve"> </w:t>
      </w:r>
      <w:r>
        <w:rPr>
          <w:sz w:val="24"/>
        </w:rPr>
        <w:t>Funding.</w:t>
      </w:r>
      <w:r>
        <w:rPr>
          <w:spacing w:val="-15"/>
          <w:sz w:val="24"/>
        </w:rPr>
        <w:t xml:space="preserve"> </w:t>
      </w:r>
      <w:r>
        <w:rPr>
          <w:sz w:val="24"/>
        </w:rPr>
        <w:t>No</w:t>
      </w:r>
      <w:r>
        <w:rPr>
          <w:spacing w:val="-15"/>
          <w:sz w:val="24"/>
        </w:rPr>
        <w:t xml:space="preserve"> </w:t>
      </w:r>
      <w:r>
        <w:rPr>
          <w:sz w:val="24"/>
        </w:rPr>
        <w:t>promises</w:t>
      </w:r>
      <w:r>
        <w:rPr>
          <w:spacing w:val="-15"/>
          <w:sz w:val="24"/>
        </w:rPr>
        <w:t xml:space="preserve"> </w:t>
      </w:r>
      <w:r>
        <w:rPr>
          <w:sz w:val="24"/>
        </w:rPr>
        <w:t>or</w:t>
      </w:r>
      <w:r>
        <w:rPr>
          <w:spacing w:val="-15"/>
          <w:sz w:val="24"/>
        </w:rPr>
        <w:t xml:space="preserve"> </w:t>
      </w:r>
      <w:r>
        <w:rPr>
          <w:sz w:val="24"/>
        </w:rPr>
        <w:t>representations</w:t>
      </w:r>
      <w:r>
        <w:rPr>
          <w:spacing w:val="-15"/>
          <w:sz w:val="24"/>
        </w:rPr>
        <w:t xml:space="preserve"> </w:t>
      </w:r>
      <w:r>
        <w:rPr>
          <w:sz w:val="24"/>
        </w:rPr>
        <w:t>have</w:t>
      </w:r>
      <w:r>
        <w:rPr>
          <w:spacing w:val="-15"/>
          <w:sz w:val="24"/>
        </w:rPr>
        <w:t xml:space="preserve"> </w:t>
      </w:r>
      <w:r>
        <w:rPr>
          <w:sz w:val="24"/>
        </w:rPr>
        <w:t>been</w:t>
      </w:r>
      <w:r>
        <w:rPr>
          <w:spacing w:val="-15"/>
          <w:sz w:val="24"/>
        </w:rPr>
        <w:t xml:space="preserve"> </w:t>
      </w:r>
      <w:r>
        <w:rPr>
          <w:sz w:val="24"/>
        </w:rPr>
        <w:t>made</w:t>
      </w:r>
      <w:r>
        <w:rPr>
          <w:spacing w:val="-15"/>
          <w:sz w:val="24"/>
        </w:rPr>
        <w:t xml:space="preserve"> </w:t>
      </w:r>
      <w:r>
        <w:rPr>
          <w:sz w:val="24"/>
        </w:rPr>
        <w:t>except as expressly set forth in</w:t>
      </w:r>
      <w:r>
        <w:rPr>
          <w:spacing w:val="-1"/>
          <w:sz w:val="24"/>
        </w:rPr>
        <w:t xml:space="preserve"> </w:t>
      </w:r>
      <w:r>
        <w:rPr>
          <w:sz w:val="24"/>
        </w:rPr>
        <w:t>this</w:t>
      </w:r>
      <w:r>
        <w:rPr>
          <w:spacing w:val="-3"/>
          <w:sz w:val="24"/>
        </w:rPr>
        <w:t xml:space="preserve"> </w:t>
      </w:r>
      <w:r>
        <w:rPr>
          <w:sz w:val="24"/>
        </w:rPr>
        <w:t>Agreement</w:t>
      </w:r>
      <w:r>
        <w:rPr>
          <w:spacing w:val="-1"/>
          <w:sz w:val="24"/>
        </w:rPr>
        <w:t xml:space="preserve"> </w:t>
      </w:r>
      <w:r>
        <w:rPr>
          <w:sz w:val="24"/>
        </w:rPr>
        <w:t>and the</w:t>
      </w:r>
      <w:r>
        <w:rPr>
          <w:spacing w:val="-2"/>
          <w:sz w:val="24"/>
        </w:rPr>
        <w:t xml:space="preserve"> </w:t>
      </w:r>
      <w:r>
        <w:rPr>
          <w:sz w:val="24"/>
        </w:rPr>
        <w:t>parties have not</w:t>
      </w:r>
      <w:r>
        <w:rPr>
          <w:spacing w:val="-5"/>
          <w:sz w:val="24"/>
        </w:rPr>
        <w:t xml:space="preserve"> </w:t>
      </w:r>
      <w:r>
        <w:rPr>
          <w:sz w:val="24"/>
        </w:rPr>
        <w:t>relied on</w:t>
      </w:r>
      <w:r>
        <w:rPr>
          <w:spacing w:val="-1"/>
          <w:sz w:val="24"/>
        </w:rPr>
        <w:t xml:space="preserve"> </w:t>
      </w:r>
      <w:r>
        <w:rPr>
          <w:sz w:val="24"/>
        </w:rPr>
        <w:t>any promises or representations</w:t>
      </w:r>
      <w:r>
        <w:rPr>
          <w:spacing w:val="-15"/>
          <w:sz w:val="24"/>
        </w:rPr>
        <w:t xml:space="preserve"> </w:t>
      </w:r>
      <w:r>
        <w:rPr>
          <w:sz w:val="24"/>
        </w:rPr>
        <w:t>except</w:t>
      </w:r>
      <w:r>
        <w:rPr>
          <w:spacing w:val="-11"/>
          <w:sz w:val="24"/>
        </w:rPr>
        <w:t xml:space="preserve"> </w:t>
      </w:r>
      <w:r>
        <w:rPr>
          <w:sz w:val="24"/>
        </w:rPr>
        <w:t>as</w:t>
      </w:r>
      <w:r>
        <w:rPr>
          <w:spacing w:val="-9"/>
          <w:sz w:val="24"/>
        </w:rPr>
        <w:t xml:space="preserve"> </w:t>
      </w:r>
      <w:r>
        <w:rPr>
          <w:sz w:val="24"/>
        </w:rPr>
        <w:t>expressly</w:t>
      </w:r>
      <w:r>
        <w:rPr>
          <w:spacing w:val="-7"/>
          <w:sz w:val="24"/>
        </w:rPr>
        <w:t xml:space="preserve"> </w:t>
      </w:r>
      <w:r>
        <w:rPr>
          <w:sz w:val="24"/>
        </w:rPr>
        <w:t>set</w:t>
      </w:r>
      <w:r>
        <w:rPr>
          <w:spacing w:val="-6"/>
          <w:sz w:val="24"/>
        </w:rPr>
        <w:t xml:space="preserve"> </w:t>
      </w:r>
      <w:r>
        <w:rPr>
          <w:sz w:val="24"/>
        </w:rPr>
        <w:t>forth</w:t>
      </w:r>
      <w:r>
        <w:rPr>
          <w:spacing w:val="-15"/>
          <w:sz w:val="24"/>
        </w:rPr>
        <w:t xml:space="preserve"> </w:t>
      </w:r>
      <w:r>
        <w:rPr>
          <w:sz w:val="24"/>
        </w:rPr>
        <w:t>in</w:t>
      </w:r>
      <w:r>
        <w:rPr>
          <w:spacing w:val="-12"/>
          <w:sz w:val="24"/>
        </w:rPr>
        <w:t xml:space="preserve"> </w:t>
      </w:r>
      <w:r>
        <w:rPr>
          <w:sz w:val="24"/>
        </w:rPr>
        <w:t>this</w:t>
      </w:r>
      <w:r>
        <w:rPr>
          <w:spacing w:val="-15"/>
          <w:sz w:val="24"/>
        </w:rPr>
        <w:t xml:space="preserve"> </w:t>
      </w:r>
      <w:r>
        <w:rPr>
          <w:sz w:val="24"/>
        </w:rPr>
        <w:t>Agreement.</w:t>
      </w:r>
      <w:r>
        <w:rPr>
          <w:spacing w:val="-5"/>
          <w:sz w:val="24"/>
        </w:rPr>
        <w:t xml:space="preserve"> </w:t>
      </w:r>
      <w:r>
        <w:rPr>
          <w:sz w:val="24"/>
        </w:rPr>
        <w:t>Millenia</w:t>
      </w:r>
      <w:r>
        <w:rPr>
          <w:spacing w:val="-13"/>
          <w:sz w:val="24"/>
        </w:rPr>
        <w:t xml:space="preserve"> </w:t>
      </w:r>
      <w:r>
        <w:rPr>
          <w:sz w:val="24"/>
        </w:rPr>
        <w:t>does</w:t>
      </w:r>
      <w:r>
        <w:rPr>
          <w:spacing w:val="-9"/>
          <w:sz w:val="24"/>
        </w:rPr>
        <w:t xml:space="preserve"> </w:t>
      </w:r>
      <w:r>
        <w:rPr>
          <w:sz w:val="24"/>
        </w:rPr>
        <w:t>not</w:t>
      </w:r>
      <w:r>
        <w:rPr>
          <w:spacing w:val="-15"/>
          <w:sz w:val="24"/>
        </w:rPr>
        <w:t xml:space="preserve"> </w:t>
      </w:r>
      <w:r>
        <w:rPr>
          <w:sz w:val="24"/>
        </w:rPr>
        <w:t>guarantee that</w:t>
      </w:r>
      <w:r>
        <w:rPr>
          <w:spacing w:val="-15"/>
          <w:sz w:val="24"/>
        </w:rPr>
        <w:t xml:space="preserve"> </w:t>
      </w:r>
      <w:r>
        <w:rPr>
          <w:sz w:val="24"/>
        </w:rPr>
        <w:t>they</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successful</w:t>
      </w:r>
      <w:r>
        <w:rPr>
          <w:spacing w:val="-10"/>
          <w:sz w:val="24"/>
        </w:rPr>
        <w:t xml:space="preserve"> </w:t>
      </w:r>
      <w:r>
        <w:rPr>
          <w:sz w:val="24"/>
        </w:rPr>
        <w:t>in</w:t>
      </w:r>
      <w:r>
        <w:rPr>
          <w:spacing w:val="-15"/>
          <w:sz w:val="24"/>
        </w:rPr>
        <w:t xml:space="preserve"> </w:t>
      </w:r>
      <w:r>
        <w:rPr>
          <w:sz w:val="24"/>
        </w:rPr>
        <w:t>identifying</w:t>
      </w:r>
      <w:r>
        <w:rPr>
          <w:spacing w:val="-15"/>
          <w:sz w:val="24"/>
        </w:rPr>
        <w:t xml:space="preserve"> </w:t>
      </w:r>
      <w:r>
        <w:rPr>
          <w:sz w:val="24"/>
        </w:rPr>
        <w:t>or</w:t>
      </w:r>
      <w:r>
        <w:rPr>
          <w:spacing w:val="-14"/>
          <w:sz w:val="24"/>
        </w:rPr>
        <w:t xml:space="preserve"> </w:t>
      </w:r>
      <w:r>
        <w:rPr>
          <w:sz w:val="24"/>
        </w:rPr>
        <w:t>referring</w:t>
      </w:r>
      <w:r>
        <w:rPr>
          <w:spacing w:val="-11"/>
          <w:sz w:val="24"/>
        </w:rPr>
        <w:t xml:space="preserve"> </w:t>
      </w:r>
      <w:r>
        <w:rPr>
          <w:sz w:val="24"/>
        </w:rPr>
        <w:t>Investors</w:t>
      </w:r>
      <w:r>
        <w:rPr>
          <w:spacing w:val="-13"/>
          <w:sz w:val="24"/>
        </w:rPr>
        <w:t xml:space="preserve"> </w:t>
      </w:r>
      <w:r>
        <w:rPr>
          <w:sz w:val="24"/>
        </w:rPr>
        <w:t>and</w:t>
      </w:r>
      <w:r>
        <w:rPr>
          <w:spacing w:val="-15"/>
          <w:sz w:val="24"/>
        </w:rPr>
        <w:t xml:space="preserve"> </w:t>
      </w:r>
      <w:r>
        <w:rPr>
          <w:sz w:val="24"/>
        </w:rPr>
        <w:t>shall</w:t>
      </w:r>
      <w:r>
        <w:rPr>
          <w:spacing w:val="-10"/>
          <w:sz w:val="24"/>
        </w:rPr>
        <w:t xml:space="preserve"> </w:t>
      </w:r>
      <w:r>
        <w:rPr>
          <w:sz w:val="24"/>
        </w:rPr>
        <w:t>have</w:t>
      </w:r>
      <w:r>
        <w:rPr>
          <w:spacing w:val="-12"/>
          <w:sz w:val="24"/>
        </w:rPr>
        <w:t xml:space="preserve"> </w:t>
      </w:r>
      <w:r>
        <w:rPr>
          <w:sz w:val="24"/>
        </w:rPr>
        <w:t>no</w:t>
      </w:r>
      <w:r>
        <w:rPr>
          <w:spacing w:val="-7"/>
          <w:sz w:val="24"/>
        </w:rPr>
        <w:t xml:space="preserve"> </w:t>
      </w:r>
      <w:r>
        <w:rPr>
          <w:sz w:val="24"/>
        </w:rPr>
        <w:t>liability</w:t>
      </w:r>
      <w:r>
        <w:rPr>
          <w:spacing w:val="-2"/>
          <w:sz w:val="24"/>
        </w:rPr>
        <w:t xml:space="preserve"> </w:t>
      </w:r>
      <w:r>
        <w:rPr>
          <w:sz w:val="24"/>
        </w:rPr>
        <w:t xml:space="preserve">to Company or any investment vehicle </w:t>
      </w:r>
      <w:proofErr w:type="gramStart"/>
      <w:r>
        <w:rPr>
          <w:sz w:val="24"/>
        </w:rPr>
        <w:t>in the event that</w:t>
      </w:r>
      <w:proofErr w:type="gramEnd"/>
      <w:r>
        <w:rPr>
          <w:sz w:val="24"/>
        </w:rPr>
        <w:t xml:space="preserve"> no Investors are identified, any Investor decides not to invest, and/or if Company decides not to accept an Investor’s investment or separately managed account.</w:t>
      </w:r>
    </w:p>
    <w:p w14:paraId="1F5D3A30" w14:textId="77777777" w:rsidR="00DC57FC" w:rsidRDefault="00DC57FC">
      <w:pPr>
        <w:pStyle w:val="BodyText"/>
      </w:pPr>
    </w:p>
    <w:p w14:paraId="568DFD48" w14:textId="77777777" w:rsidR="00DC57FC" w:rsidRDefault="00000000">
      <w:pPr>
        <w:pStyle w:val="ListParagraph"/>
        <w:numPr>
          <w:ilvl w:val="0"/>
          <w:numId w:val="4"/>
        </w:numPr>
        <w:tabs>
          <w:tab w:val="left" w:pos="922"/>
        </w:tabs>
        <w:ind w:left="921" w:hanging="706"/>
        <w:jc w:val="both"/>
        <w:rPr>
          <w:sz w:val="24"/>
        </w:rPr>
      </w:pPr>
      <w:r>
        <w:rPr>
          <w:b/>
          <w:sz w:val="24"/>
          <w:u w:val="single"/>
        </w:rPr>
        <w:t>Further Assurances</w:t>
      </w:r>
      <w:r>
        <w:rPr>
          <w:b/>
          <w:sz w:val="24"/>
        </w:rPr>
        <w:t xml:space="preserve">. </w:t>
      </w:r>
      <w:r>
        <w:rPr>
          <w:sz w:val="24"/>
        </w:rPr>
        <w:t>The</w:t>
      </w:r>
      <w:r>
        <w:rPr>
          <w:spacing w:val="-3"/>
          <w:sz w:val="24"/>
        </w:rPr>
        <w:t xml:space="preserve"> </w:t>
      </w:r>
      <w:r>
        <w:rPr>
          <w:sz w:val="24"/>
        </w:rPr>
        <w:t>parties shall afford each other reasonable assurances, including written</w:t>
      </w:r>
      <w:r>
        <w:rPr>
          <w:spacing w:val="-13"/>
          <w:sz w:val="24"/>
        </w:rPr>
        <w:t xml:space="preserve"> </w:t>
      </w:r>
      <w:r>
        <w:rPr>
          <w:sz w:val="24"/>
        </w:rPr>
        <w:t>representations</w:t>
      </w:r>
      <w:r>
        <w:rPr>
          <w:spacing w:val="-10"/>
          <w:sz w:val="24"/>
        </w:rPr>
        <w:t xml:space="preserve"> </w:t>
      </w:r>
      <w:r>
        <w:rPr>
          <w:sz w:val="24"/>
        </w:rPr>
        <w:t>and</w:t>
      </w:r>
      <w:r>
        <w:rPr>
          <w:spacing w:val="-13"/>
          <w:sz w:val="24"/>
        </w:rPr>
        <w:t xml:space="preserve"> </w:t>
      </w:r>
      <w:r>
        <w:rPr>
          <w:sz w:val="24"/>
        </w:rPr>
        <w:t>access</w:t>
      </w:r>
      <w:r>
        <w:rPr>
          <w:spacing w:val="-10"/>
          <w:sz w:val="24"/>
        </w:rPr>
        <w:t xml:space="preserve"> </w:t>
      </w:r>
      <w:r>
        <w:rPr>
          <w:sz w:val="24"/>
        </w:rPr>
        <w:t>to</w:t>
      </w:r>
      <w:r>
        <w:rPr>
          <w:spacing w:val="-3"/>
          <w:sz w:val="24"/>
        </w:rPr>
        <w:t xml:space="preserve"> </w:t>
      </w:r>
      <w:r>
        <w:rPr>
          <w:sz w:val="24"/>
        </w:rPr>
        <w:t>any</w:t>
      </w:r>
      <w:r>
        <w:rPr>
          <w:spacing w:val="-13"/>
          <w:sz w:val="24"/>
        </w:rPr>
        <w:t xml:space="preserve"> </w:t>
      </w:r>
      <w:r>
        <w:rPr>
          <w:sz w:val="24"/>
        </w:rPr>
        <w:t>correspondence, agreements,</w:t>
      </w:r>
      <w:r>
        <w:rPr>
          <w:spacing w:val="-2"/>
          <w:sz w:val="24"/>
        </w:rPr>
        <w:t xml:space="preserve"> </w:t>
      </w:r>
      <w:r>
        <w:rPr>
          <w:sz w:val="24"/>
        </w:rPr>
        <w:t>or</w:t>
      </w:r>
      <w:r>
        <w:rPr>
          <w:spacing w:val="-11"/>
          <w:sz w:val="24"/>
        </w:rPr>
        <w:t xml:space="preserve"> </w:t>
      </w:r>
      <w:r>
        <w:rPr>
          <w:sz w:val="24"/>
        </w:rPr>
        <w:t>other</w:t>
      </w:r>
      <w:r>
        <w:rPr>
          <w:spacing w:val="-11"/>
          <w:sz w:val="24"/>
        </w:rPr>
        <w:t xml:space="preserve"> </w:t>
      </w:r>
      <w:r>
        <w:rPr>
          <w:sz w:val="24"/>
        </w:rPr>
        <w:t>documents, which</w:t>
      </w:r>
      <w:r>
        <w:rPr>
          <w:spacing w:val="-2"/>
          <w:sz w:val="24"/>
        </w:rPr>
        <w:t xml:space="preserve"> </w:t>
      </w:r>
      <w:r>
        <w:rPr>
          <w:sz w:val="24"/>
        </w:rPr>
        <w:t>the</w:t>
      </w:r>
      <w:r>
        <w:rPr>
          <w:spacing w:val="-8"/>
          <w:sz w:val="24"/>
        </w:rPr>
        <w:t xml:space="preserve"> </w:t>
      </w:r>
      <w:r>
        <w:rPr>
          <w:sz w:val="24"/>
        </w:rPr>
        <w:t>other</w:t>
      </w:r>
      <w:r>
        <w:rPr>
          <w:spacing w:val="-5"/>
          <w:sz w:val="24"/>
        </w:rPr>
        <w:t xml:space="preserve"> </w:t>
      </w:r>
      <w:r>
        <w:rPr>
          <w:sz w:val="24"/>
        </w:rPr>
        <w:t>party</w:t>
      </w:r>
      <w:r>
        <w:rPr>
          <w:spacing w:val="-11"/>
          <w:sz w:val="24"/>
        </w:rPr>
        <w:t xml:space="preserve"> </w:t>
      </w:r>
      <w:r>
        <w:rPr>
          <w:sz w:val="24"/>
        </w:rPr>
        <w:t>may</w:t>
      </w:r>
      <w:r>
        <w:rPr>
          <w:spacing w:val="-15"/>
          <w:sz w:val="24"/>
        </w:rPr>
        <w:t xml:space="preserve"> </w:t>
      </w:r>
      <w:r>
        <w:rPr>
          <w:sz w:val="24"/>
        </w:rPr>
        <w:t>reasonably</w:t>
      </w:r>
      <w:r>
        <w:rPr>
          <w:spacing w:val="-7"/>
          <w:sz w:val="24"/>
        </w:rPr>
        <w:t xml:space="preserve"> </w:t>
      </w:r>
      <w:r>
        <w:rPr>
          <w:sz w:val="24"/>
        </w:rPr>
        <w:t>request</w:t>
      </w:r>
      <w:r>
        <w:rPr>
          <w:spacing w:val="-2"/>
          <w:sz w:val="24"/>
        </w:rPr>
        <w:t xml:space="preserve"> </w:t>
      </w:r>
      <w:r>
        <w:rPr>
          <w:sz w:val="24"/>
        </w:rPr>
        <w:t>for</w:t>
      </w:r>
      <w:r>
        <w:rPr>
          <w:spacing w:val="-5"/>
          <w:sz w:val="24"/>
        </w:rPr>
        <w:t xml:space="preserve"> </w:t>
      </w:r>
      <w:r>
        <w:rPr>
          <w:sz w:val="24"/>
        </w:rPr>
        <w:t>the</w:t>
      </w:r>
      <w:r>
        <w:rPr>
          <w:spacing w:val="-8"/>
          <w:sz w:val="24"/>
        </w:rPr>
        <w:t xml:space="preserve"> </w:t>
      </w:r>
      <w:r>
        <w:rPr>
          <w:sz w:val="24"/>
        </w:rPr>
        <w:t>purpose</w:t>
      </w:r>
      <w:r>
        <w:rPr>
          <w:spacing w:val="-3"/>
          <w:sz w:val="24"/>
        </w:rPr>
        <w:t xml:space="preserve"> </w:t>
      </w:r>
      <w:r>
        <w:rPr>
          <w:sz w:val="24"/>
        </w:rPr>
        <w:t>of</w:t>
      </w:r>
      <w:r>
        <w:rPr>
          <w:spacing w:val="-5"/>
          <w:sz w:val="24"/>
        </w:rPr>
        <w:t xml:space="preserve"> </w:t>
      </w:r>
      <w:r>
        <w:rPr>
          <w:sz w:val="24"/>
        </w:rPr>
        <w:t>verifying</w:t>
      </w:r>
      <w:r>
        <w:rPr>
          <w:spacing w:val="-7"/>
          <w:sz w:val="24"/>
        </w:rPr>
        <w:t xml:space="preserve"> </w:t>
      </w:r>
      <w:r>
        <w:rPr>
          <w:sz w:val="24"/>
        </w:rPr>
        <w:t>compliance</w:t>
      </w:r>
      <w:r>
        <w:rPr>
          <w:spacing w:val="-8"/>
          <w:sz w:val="24"/>
        </w:rPr>
        <w:t xml:space="preserve"> </w:t>
      </w:r>
      <w:r>
        <w:rPr>
          <w:sz w:val="24"/>
        </w:rPr>
        <w:t>with the terms and conditions of this Agreement.</w:t>
      </w:r>
    </w:p>
    <w:p w14:paraId="203A95B0" w14:textId="77777777" w:rsidR="00DC57FC" w:rsidRDefault="00DC57FC">
      <w:pPr>
        <w:jc w:val="both"/>
        <w:rPr>
          <w:sz w:val="24"/>
        </w:rPr>
        <w:sectPr w:rsidR="00DC57FC">
          <w:pgSz w:w="12240" w:h="15840"/>
          <w:pgMar w:top="880" w:right="1260" w:bottom="1340" w:left="1200" w:header="0" w:footer="1147" w:gutter="0"/>
          <w:cols w:space="720"/>
        </w:sectPr>
      </w:pPr>
    </w:p>
    <w:p w14:paraId="028D5550" w14:textId="77777777" w:rsidR="00DC57FC" w:rsidRDefault="00000000">
      <w:pPr>
        <w:pStyle w:val="BodyText"/>
        <w:spacing w:before="72"/>
        <w:ind w:left="239" w:right="189"/>
      </w:pPr>
      <w:r>
        <w:lastRenderedPageBreak/>
        <w:t>Please confirm that the foregoing is in accordance with our understanding by signing and returning</w:t>
      </w:r>
      <w:r>
        <w:rPr>
          <w:spacing w:val="-15"/>
        </w:rPr>
        <w:t xml:space="preserve"> </w:t>
      </w:r>
      <w:r>
        <w:t>one</w:t>
      </w:r>
      <w:r>
        <w:rPr>
          <w:spacing w:val="-10"/>
        </w:rPr>
        <w:t xml:space="preserve"> </w:t>
      </w:r>
      <w:r>
        <w:t>copy</w:t>
      </w:r>
      <w:r>
        <w:rPr>
          <w:spacing w:val="-17"/>
        </w:rPr>
        <w:t xml:space="preserve"> </w:t>
      </w:r>
      <w:r>
        <w:t>of</w:t>
      </w:r>
      <w:r>
        <w:rPr>
          <w:spacing w:val="-14"/>
        </w:rPr>
        <w:t xml:space="preserve"> </w:t>
      </w:r>
      <w:r>
        <w:t>this</w:t>
      </w:r>
      <w:r>
        <w:rPr>
          <w:spacing w:val="-13"/>
        </w:rPr>
        <w:t xml:space="preserve"> </w:t>
      </w:r>
      <w:r>
        <w:t>Agreement</w:t>
      </w:r>
      <w:r>
        <w:rPr>
          <w:spacing w:val="-10"/>
        </w:rPr>
        <w:t xml:space="preserve"> </w:t>
      </w:r>
      <w:r>
        <w:t>to</w:t>
      </w:r>
      <w:r>
        <w:rPr>
          <w:spacing w:val="-11"/>
        </w:rPr>
        <w:t xml:space="preserve"> </w:t>
      </w:r>
      <w:r>
        <w:t>Millenia</w:t>
      </w:r>
      <w:r>
        <w:rPr>
          <w:spacing w:val="-15"/>
        </w:rPr>
        <w:t xml:space="preserve"> </w:t>
      </w:r>
      <w:r>
        <w:t>to</w:t>
      </w:r>
      <w:r>
        <w:rPr>
          <w:spacing w:val="-11"/>
        </w:rPr>
        <w:t xml:space="preserve"> </w:t>
      </w:r>
      <w:r>
        <w:t>indicate</w:t>
      </w:r>
      <w:r>
        <w:rPr>
          <w:spacing w:val="-7"/>
        </w:rPr>
        <w:t xml:space="preserve"> </w:t>
      </w:r>
      <w:r>
        <w:t>Company’s</w:t>
      </w:r>
      <w:r>
        <w:rPr>
          <w:spacing w:val="-15"/>
        </w:rPr>
        <w:t xml:space="preserve"> </w:t>
      </w:r>
      <w:r>
        <w:t>acceptance</w:t>
      </w:r>
      <w:r>
        <w:rPr>
          <w:spacing w:val="-15"/>
        </w:rPr>
        <w:t xml:space="preserve"> </w:t>
      </w:r>
      <w:r>
        <w:t>of</w:t>
      </w:r>
      <w:r>
        <w:rPr>
          <w:spacing w:val="-4"/>
        </w:rPr>
        <w:t xml:space="preserve"> </w:t>
      </w:r>
      <w:r>
        <w:t>the</w:t>
      </w:r>
      <w:r>
        <w:rPr>
          <w:spacing w:val="-15"/>
        </w:rPr>
        <w:t xml:space="preserve"> </w:t>
      </w:r>
      <w:r>
        <w:t>terms set forth herein.</w:t>
      </w:r>
    </w:p>
    <w:p w14:paraId="030E7F69" w14:textId="77777777" w:rsidR="00DC57FC" w:rsidRDefault="00DC57FC">
      <w:pPr>
        <w:pStyle w:val="BodyText"/>
        <w:spacing w:before="3"/>
        <w:rPr>
          <w:sz w:val="21"/>
        </w:rPr>
      </w:pPr>
    </w:p>
    <w:p w14:paraId="5E3A8C1A" w14:textId="77777777" w:rsidR="00DC57FC" w:rsidRDefault="00000000">
      <w:pPr>
        <w:pStyle w:val="BodyText"/>
        <w:spacing w:line="237" w:lineRule="auto"/>
        <w:ind w:left="240" w:right="189"/>
      </w:pPr>
      <w:r>
        <w:t>By</w:t>
      </w:r>
      <w:r>
        <w:rPr>
          <w:spacing w:val="-15"/>
        </w:rPr>
        <w:t xml:space="preserve"> </w:t>
      </w:r>
      <w:r>
        <w:t>signing</w:t>
      </w:r>
      <w:r>
        <w:rPr>
          <w:spacing w:val="-15"/>
        </w:rPr>
        <w:t xml:space="preserve"> </w:t>
      </w:r>
      <w:r>
        <w:t>this</w:t>
      </w:r>
      <w:r>
        <w:rPr>
          <w:spacing w:val="-15"/>
        </w:rPr>
        <w:t xml:space="preserve"> </w:t>
      </w:r>
      <w:r>
        <w:t>Agreement,</w:t>
      </w:r>
      <w:r>
        <w:rPr>
          <w:spacing w:val="-14"/>
        </w:rPr>
        <w:t xml:space="preserve"> </w:t>
      </w:r>
      <w:r>
        <w:t>the</w:t>
      </w:r>
      <w:r>
        <w:rPr>
          <w:spacing w:val="-15"/>
        </w:rPr>
        <w:t xml:space="preserve"> </w:t>
      </w:r>
      <w:r>
        <w:t>signing</w:t>
      </w:r>
      <w:r>
        <w:rPr>
          <w:spacing w:val="-14"/>
        </w:rPr>
        <w:t xml:space="preserve"> </w:t>
      </w:r>
      <w:r>
        <w:t>party</w:t>
      </w:r>
      <w:r>
        <w:rPr>
          <w:spacing w:val="-17"/>
        </w:rPr>
        <w:t xml:space="preserve"> </w:t>
      </w:r>
      <w:r>
        <w:t>represents</w:t>
      </w:r>
      <w:r>
        <w:rPr>
          <w:spacing w:val="-13"/>
        </w:rPr>
        <w:t xml:space="preserve"> </w:t>
      </w:r>
      <w:r>
        <w:t>that</w:t>
      </w:r>
      <w:r>
        <w:rPr>
          <w:spacing w:val="-6"/>
        </w:rPr>
        <w:t xml:space="preserve"> </w:t>
      </w:r>
      <w:r>
        <w:t>he/it</w:t>
      </w:r>
      <w:r>
        <w:rPr>
          <w:spacing w:val="-10"/>
        </w:rPr>
        <w:t xml:space="preserve"> </w:t>
      </w:r>
      <w:r>
        <w:t>has</w:t>
      </w:r>
      <w:r>
        <w:rPr>
          <w:spacing w:val="-15"/>
        </w:rPr>
        <w:t xml:space="preserve"> </w:t>
      </w:r>
      <w:r>
        <w:t>unconditional</w:t>
      </w:r>
      <w:r>
        <w:rPr>
          <w:spacing w:val="-6"/>
        </w:rPr>
        <w:t xml:space="preserve"> </w:t>
      </w:r>
      <w:r>
        <w:t>authority</w:t>
      </w:r>
      <w:r>
        <w:rPr>
          <w:spacing w:val="-17"/>
        </w:rPr>
        <w:t xml:space="preserve"> </w:t>
      </w:r>
      <w:r>
        <w:t>to enter into this Agreement on behalf of each party hereto.</w:t>
      </w:r>
    </w:p>
    <w:p w14:paraId="071DB1B0" w14:textId="77777777" w:rsidR="00DC57FC" w:rsidRDefault="00DC57FC">
      <w:pPr>
        <w:pStyle w:val="BodyText"/>
        <w:rPr>
          <w:sz w:val="26"/>
        </w:rPr>
      </w:pPr>
    </w:p>
    <w:p w14:paraId="19365C85" w14:textId="77777777" w:rsidR="00DC57FC" w:rsidRDefault="00DC57FC">
      <w:pPr>
        <w:pStyle w:val="BodyText"/>
        <w:spacing w:before="7"/>
        <w:rPr>
          <w:sz w:val="25"/>
        </w:rPr>
      </w:pPr>
    </w:p>
    <w:p w14:paraId="55881AE7" w14:textId="77777777" w:rsidR="00DC57FC" w:rsidRDefault="00000000" w:rsidP="001259AF">
      <w:pPr>
        <w:pStyle w:val="BodyText"/>
        <w:ind w:left="100" w:firstLine="140"/>
        <w:pPrChange w:id="56" w:author="Stella Sung" w:date="2022-11-16T17:42:00Z">
          <w:pPr>
            <w:pStyle w:val="BodyText"/>
            <w:ind w:left="100"/>
          </w:pPr>
        </w:pPrChange>
      </w:pPr>
      <w:r>
        <w:t>Millenia,</w:t>
      </w:r>
      <w:r>
        <w:rPr>
          <w:spacing w:val="-6"/>
        </w:rPr>
        <w:t xml:space="preserve"> </w:t>
      </w:r>
      <w:r>
        <w:t>LLC</w:t>
      </w:r>
      <w:r>
        <w:rPr>
          <w:spacing w:val="-14"/>
        </w:rPr>
        <w:t xml:space="preserve"> </w:t>
      </w:r>
      <w:r>
        <w:rPr>
          <w:spacing w:val="-2"/>
        </w:rPr>
        <w:t>(“Millenia”)</w:t>
      </w:r>
    </w:p>
    <w:p w14:paraId="617CFFC9" w14:textId="77777777" w:rsidR="00DC57FC" w:rsidRDefault="00DC57FC">
      <w:pPr>
        <w:pStyle w:val="BodyText"/>
        <w:rPr>
          <w:sz w:val="26"/>
        </w:rPr>
      </w:pPr>
    </w:p>
    <w:p w14:paraId="136DA321" w14:textId="77777777" w:rsidR="00DC57FC" w:rsidRDefault="00DC57FC">
      <w:pPr>
        <w:pStyle w:val="BodyText"/>
        <w:spacing w:before="9"/>
        <w:rPr>
          <w:sz w:val="22"/>
        </w:rPr>
      </w:pPr>
    </w:p>
    <w:p w14:paraId="7017EC0C" w14:textId="77777777" w:rsidR="00DC57FC" w:rsidRDefault="00000000">
      <w:pPr>
        <w:pStyle w:val="BodyText"/>
        <w:tabs>
          <w:tab w:val="left" w:pos="8217"/>
        </w:tabs>
        <w:spacing w:line="232" w:lineRule="auto"/>
        <w:ind w:left="4564" w:right="1560" w:hanging="720"/>
      </w:pPr>
      <w:r>
        <w:rPr>
          <w:spacing w:val="-4"/>
        </w:rPr>
        <w:t>By:</w:t>
      </w:r>
      <w:r>
        <w:rPr>
          <w:u w:val="single"/>
        </w:rPr>
        <w:tab/>
      </w:r>
      <w:r>
        <w:rPr>
          <w:u w:val="single"/>
        </w:rPr>
        <w:tab/>
      </w:r>
      <w:r>
        <w:t xml:space="preserve"> Philip </w:t>
      </w:r>
      <w:proofErr w:type="spellStart"/>
      <w:r>
        <w:t>Peredo</w:t>
      </w:r>
      <w:proofErr w:type="spellEnd"/>
    </w:p>
    <w:p w14:paraId="05C0DD70" w14:textId="77777777" w:rsidR="001259AF" w:rsidRDefault="00000000">
      <w:pPr>
        <w:pStyle w:val="BodyText"/>
        <w:spacing w:before="10" w:line="717" w:lineRule="auto"/>
        <w:ind w:left="3844" w:right="3365" w:firstLine="720"/>
        <w:rPr>
          <w:ins w:id="57" w:author="Stella Sung" w:date="2022-11-16T17:40:00Z"/>
          <w:spacing w:val="-2"/>
        </w:rPr>
      </w:pPr>
      <w:r>
        <w:rPr>
          <w:spacing w:val="-2"/>
        </w:rPr>
        <w:t>Principal</w:t>
      </w:r>
    </w:p>
    <w:p w14:paraId="60C77800" w14:textId="17D67B90" w:rsidR="00DC57FC" w:rsidRDefault="001259AF" w:rsidP="001259AF">
      <w:pPr>
        <w:pStyle w:val="BodyText"/>
        <w:spacing w:line="717" w:lineRule="auto"/>
        <w:pPrChange w:id="58" w:author="Stella Sung" w:date="2022-11-16T17:42:00Z">
          <w:pPr>
            <w:pStyle w:val="BodyText"/>
            <w:spacing w:before="10" w:line="717" w:lineRule="auto"/>
            <w:ind w:left="3844" w:right="3365" w:firstLine="720"/>
          </w:pPr>
        </w:pPrChange>
      </w:pPr>
      <w:ins w:id="59" w:author="Stella Sung" w:date="2022-11-16T17:42:00Z">
        <w:r>
          <w:rPr>
            <w:spacing w:val="-2"/>
          </w:rPr>
          <w:t xml:space="preserve">     </w:t>
        </w:r>
      </w:ins>
      <w:del w:id="60" w:author="Stella Sung" w:date="2022-11-16T17:40:00Z">
        <w:r w:rsidR="00000000" w:rsidDel="001259AF">
          <w:rPr>
            <w:spacing w:val="-2"/>
          </w:rPr>
          <w:delText xml:space="preserve"> </w:delText>
        </w:r>
      </w:del>
      <w:proofErr w:type="spellStart"/>
      <w:r w:rsidR="00000000">
        <w:rPr>
          <w:spacing w:val="-2"/>
        </w:rPr>
        <w:t>NeurAegis</w:t>
      </w:r>
      <w:proofErr w:type="spellEnd"/>
      <w:ins w:id="61" w:author="Stella Sung" w:date="2022-11-16T17:40:00Z">
        <w:r>
          <w:rPr>
            <w:spacing w:val="-15"/>
          </w:rPr>
          <w:t>,</w:t>
        </w:r>
      </w:ins>
      <w:ins w:id="62" w:author="Stella Sung" w:date="2022-11-16T17:41:00Z">
        <w:r>
          <w:rPr>
            <w:spacing w:val="-15"/>
          </w:rPr>
          <w:t xml:space="preserve"> </w:t>
        </w:r>
      </w:ins>
      <w:ins w:id="63" w:author="Stella Sung" w:date="2022-11-16T17:40:00Z">
        <w:r>
          <w:rPr>
            <w:spacing w:val="-15"/>
          </w:rPr>
          <w:t>Inc.</w:t>
        </w:r>
      </w:ins>
      <w:del w:id="64" w:author="Stella Sung" w:date="2022-11-16T17:40:00Z">
        <w:r w:rsidR="00000000" w:rsidDel="001259AF">
          <w:rPr>
            <w:spacing w:val="-15"/>
          </w:rPr>
          <w:delText xml:space="preserve"> </w:delText>
        </w:r>
      </w:del>
      <w:r w:rsidR="00000000">
        <w:rPr>
          <w:spacing w:val="-2"/>
        </w:rPr>
        <w:t>(“Company”)</w:t>
      </w:r>
    </w:p>
    <w:p w14:paraId="5F538AB7" w14:textId="77777777" w:rsidR="00DC57FC" w:rsidRDefault="00000000">
      <w:pPr>
        <w:pStyle w:val="BodyText"/>
        <w:tabs>
          <w:tab w:val="left" w:pos="8217"/>
        </w:tabs>
        <w:spacing w:before="1"/>
        <w:ind w:left="3844"/>
      </w:pPr>
      <w:r>
        <w:rPr>
          <w:spacing w:val="-5"/>
        </w:rPr>
        <w:t>By:</w:t>
      </w:r>
      <w:r>
        <w:rPr>
          <w:u w:val="single"/>
        </w:rPr>
        <w:tab/>
      </w:r>
    </w:p>
    <w:p w14:paraId="22FD6BD8" w14:textId="77777777" w:rsidR="00DC57FC" w:rsidRDefault="00DC57FC">
      <w:pPr>
        <w:pStyle w:val="BodyText"/>
        <w:spacing w:before="2"/>
        <w:rPr>
          <w:sz w:val="10"/>
        </w:rPr>
      </w:pPr>
    </w:p>
    <w:p w14:paraId="6F1EFD61" w14:textId="77777777" w:rsidR="00DC57FC" w:rsidRDefault="00DC57FC">
      <w:pPr>
        <w:rPr>
          <w:sz w:val="10"/>
        </w:rPr>
        <w:sectPr w:rsidR="00DC57FC">
          <w:pgSz w:w="12240" w:h="15840"/>
          <w:pgMar w:top="1240" w:right="1260" w:bottom="1340" w:left="1200" w:header="0" w:footer="1147" w:gutter="0"/>
          <w:cols w:space="720"/>
        </w:sectPr>
      </w:pPr>
    </w:p>
    <w:p w14:paraId="12EB701F" w14:textId="77777777" w:rsidR="00DC57FC" w:rsidRDefault="00000000">
      <w:pPr>
        <w:pStyle w:val="BodyText"/>
        <w:spacing w:before="164" w:line="316" w:lineRule="auto"/>
        <w:ind w:left="4564" w:right="-6"/>
      </w:pPr>
      <w:r>
        <w:rPr>
          <w:spacing w:val="-8"/>
        </w:rPr>
        <w:t xml:space="preserve">Name: </w:t>
      </w:r>
      <w:r>
        <w:rPr>
          <w:spacing w:val="-2"/>
        </w:rPr>
        <w:t>Title:</w:t>
      </w:r>
    </w:p>
    <w:p w14:paraId="6D390EBB" w14:textId="276D9670" w:rsidR="00DC57FC" w:rsidRPr="001259AF" w:rsidRDefault="00000000">
      <w:pPr>
        <w:spacing w:before="102"/>
        <w:ind w:left="182"/>
        <w:rPr>
          <w:sz w:val="24"/>
          <w:szCs w:val="24"/>
          <w:rPrChange w:id="65" w:author="Stella Sung" w:date="2022-11-16T17:39:00Z">
            <w:rPr>
              <w:rFonts w:ascii="Lucida Console"/>
              <w:sz w:val="18"/>
            </w:rPr>
          </w:rPrChange>
        </w:rPr>
      </w:pPr>
      <w:r>
        <w:br w:type="column"/>
      </w:r>
      <w:r w:rsidRPr="001259AF">
        <w:rPr>
          <w:sz w:val="24"/>
          <w:szCs w:val="24"/>
          <w:rPrChange w:id="66" w:author="Stella Sung" w:date="2022-11-16T17:39:00Z">
            <w:rPr>
              <w:rFonts w:ascii="Lucida Console"/>
              <w:sz w:val="18"/>
            </w:rPr>
          </w:rPrChange>
        </w:rPr>
        <w:t>Stella</w:t>
      </w:r>
      <w:r w:rsidRPr="001259AF">
        <w:rPr>
          <w:spacing w:val="-2"/>
          <w:sz w:val="24"/>
          <w:szCs w:val="24"/>
          <w:rPrChange w:id="67" w:author="Stella Sung" w:date="2022-11-16T17:39:00Z">
            <w:rPr>
              <w:rFonts w:ascii="Lucida Console"/>
              <w:spacing w:val="-2"/>
              <w:sz w:val="18"/>
            </w:rPr>
          </w:rPrChange>
        </w:rPr>
        <w:t xml:space="preserve"> </w:t>
      </w:r>
      <w:r w:rsidRPr="001259AF">
        <w:rPr>
          <w:spacing w:val="-4"/>
          <w:sz w:val="24"/>
          <w:szCs w:val="24"/>
          <w:rPrChange w:id="68" w:author="Stella Sung" w:date="2022-11-16T17:39:00Z">
            <w:rPr>
              <w:rFonts w:ascii="Lucida Console"/>
              <w:spacing w:val="-4"/>
              <w:sz w:val="18"/>
            </w:rPr>
          </w:rPrChange>
        </w:rPr>
        <w:t>Sung</w:t>
      </w:r>
      <w:ins w:id="69" w:author="Stella Sung" w:date="2022-11-16T17:40:00Z">
        <w:r w:rsidR="001259AF">
          <w:rPr>
            <w:spacing w:val="-4"/>
            <w:sz w:val="24"/>
            <w:szCs w:val="24"/>
          </w:rPr>
          <w:t>, Ph.D.</w:t>
        </w:r>
      </w:ins>
    </w:p>
    <w:p w14:paraId="40F701FC" w14:textId="77777777" w:rsidR="00DC57FC" w:rsidRDefault="00DC57FC">
      <w:pPr>
        <w:pStyle w:val="BodyText"/>
        <w:spacing w:before="8"/>
        <w:rPr>
          <w:rFonts w:ascii="Lucida Console"/>
          <w:sz w:val="12"/>
        </w:rPr>
      </w:pPr>
    </w:p>
    <w:p w14:paraId="5F1409AB" w14:textId="24A06ECD" w:rsidR="00DC57FC" w:rsidRDefault="00BC4371">
      <w:pPr>
        <w:pStyle w:val="BodyText"/>
        <w:spacing w:line="20" w:lineRule="exact"/>
        <w:ind w:left="-15"/>
        <w:rPr>
          <w:rFonts w:ascii="Lucida Console"/>
          <w:sz w:val="2"/>
        </w:rPr>
      </w:pPr>
      <w:r>
        <w:rPr>
          <w:rFonts w:ascii="Lucida Console"/>
          <w:noProof/>
          <w:sz w:val="2"/>
        </w:rPr>
        <mc:AlternateContent>
          <mc:Choice Requires="wpg">
            <w:drawing>
              <wp:inline distT="0" distB="0" distL="0" distR="0" wp14:anchorId="73E09FEF" wp14:editId="1FC6B1D1">
                <wp:extent cx="1944370" cy="6350"/>
                <wp:effectExtent l="0" t="0" r="0" b="3175"/>
                <wp:docPr id="12"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4370" cy="6350"/>
                          <a:chOff x="0" y="0"/>
                          <a:chExt cx="3062" cy="10"/>
                        </a:xfrm>
                      </wpg:grpSpPr>
                      <wps:wsp>
                        <wps:cNvPr id="13" name="docshape9"/>
                        <wps:cNvSpPr>
                          <a:spLocks noChangeArrowheads="1"/>
                        </wps:cNvSpPr>
                        <wps:spPr bwMode="auto">
                          <a:xfrm>
                            <a:off x="0" y="0"/>
                            <a:ext cx="306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ED6AE3" id="docshapegroup8" o:spid="_x0000_s1026" style="width:153.1pt;height:.5pt;mso-position-horizontal-relative:char;mso-position-vertical-relative:line" coordsize="30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">
                <v:rect id="docshape9" o:spid="_x0000_s1027" style="position:absolute;width:306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" fillcolor="black" stroked="f"/>
                <w10:anchorlock/>
              </v:group>
            </w:pict>
          </mc:Fallback>
        </mc:AlternateContent>
      </w:r>
    </w:p>
    <w:p w14:paraId="1EC3DF42" w14:textId="0B68DDF4" w:rsidR="00DC57FC" w:rsidRPr="001259AF" w:rsidRDefault="001259AF">
      <w:pPr>
        <w:pStyle w:val="BodyText"/>
        <w:rPr>
          <w:rPrChange w:id="70" w:author="Stella Sung" w:date="2022-11-16T17:40:00Z">
            <w:rPr>
              <w:rFonts w:ascii="Lucida Console"/>
              <w:sz w:val="20"/>
            </w:rPr>
          </w:rPrChange>
        </w:rPr>
      </w:pPr>
      <w:ins w:id="71" w:author="Stella Sung" w:date="2022-11-16T17:42:00Z">
        <w:r>
          <w:t xml:space="preserve">   </w:t>
        </w:r>
      </w:ins>
      <w:ins w:id="72" w:author="Stella Sung" w:date="2022-11-16T17:40:00Z">
        <w:r w:rsidRPr="001259AF">
          <w:rPr>
            <w:rPrChange w:id="73" w:author="Stella Sung" w:date="2022-11-16T17:40:00Z">
              <w:rPr>
                <w:rFonts w:ascii="Lucida Console"/>
                <w:sz w:val="20"/>
              </w:rPr>
            </w:rPrChange>
          </w:rPr>
          <w:t>CEO</w:t>
        </w:r>
      </w:ins>
    </w:p>
    <w:p w14:paraId="5B589D4C" w14:textId="77777777" w:rsidR="00DC57FC" w:rsidRDefault="00DC57FC">
      <w:pPr>
        <w:pStyle w:val="BodyText"/>
        <w:spacing w:before="5"/>
        <w:rPr>
          <w:rFonts w:ascii="Lucida Console"/>
          <w:sz w:val="14"/>
        </w:rPr>
      </w:pPr>
    </w:p>
    <w:p w14:paraId="719760E5" w14:textId="67B5CCFC" w:rsidR="00DC57FC" w:rsidRDefault="00BC4371">
      <w:pPr>
        <w:pStyle w:val="BodyText"/>
        <w:spacing w:line="20" w:lineRule="exact"/>
        <w:ind w:left="-10"/>
        <w:rPr>
          <w:rFonts w:ascii="Lucida Console"/>
          <w:sz w:val="2"/>
        </w:rPr>
      </w:pPr>
      <w:r>
        <w:rPr>
          <w:rFonts w:ascii="Lucida Console"/>
          <w:noProof/>
          <w:sz w:val="2"/>
        </w:rPr>
        <mc:AlternateContent>
          <mc:Choice Requires="wpg">
            <w:drawing>
              <wp:inline distT="0" distB="0" distL="0" distR="0" wp14:anchorId="28A46F80" wp14:editId="1807362B">
                <wp:extent cx="1941830" cy="6350"/>
                <wp:effectExtent l="0" t="0" r="1270" b="3175"/>
                <wp:docPr id="10"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1830" cy="6350"/>
                          <a:chOff x="0" y="0"/>
                          <a:chExt cx="3058" cy="10"/>
                        </a:xfrm>
                      </wpg:grpSpPr>
                      <wps:wsp>
                        <wps:cNvPr id="11" name="docshape11"/>
                        <wps:cNvSpPr>
                          <a:spLocks noChangeArrowheads="1"/>
                        </wps:cNvSpPr>
                        <wps:spPr bwMode="auto">
                          <a:xfrm>
                            <a:off x="0" y="0"/>
                            <a:ext cx="305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B4808A6" id="docshapegroup10" o:spid="_x0000_s1026" style="width:152.9pt;height:.5pt;mso-position-horizontal-relative:char;mso-position-vertical-relative:line" coordsize="30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">
                <v:rect id="docshape11" o:spid="_x0000_s1027" style="position:absolute;width:30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w10:anchorlock/>
              </v:group>
            </w:pict>
          </mc:Fallback>
        </mc:AlternateContent>
      </w:r>
    </w:p>
    <w:p w14:paraId="576D2DCC" w14:textId="77777777" w:rsidR="00DC57FC" w:rsidRDefault="00DC57FC">
      <w:pPr>
        <w:spacing w:line="20" w:lineRule="exact"/>
        <w:rPr>
          <w:rFonts w:ascii="Lucida Console"/>
          <w:sz w:val="2"/>
        </w:rPr>
        <w:sectPr w:rsidR="00DC57FC">
          <w:type w:val="continuous"/>
          <w:pgSz w:w="12240" w:h="15840"/>
          <w:pgMar w:top="1060" w:right="1260" w:bottom="1340" w:left="1200" w:header="0" w:footer="1147" w:gutter="0"/>
          <w:cols w:num="2" w:space="720" w:equalWidth="0">
            <w:col w:w="5178" w:space="40"/>
            <w:col w:w="4562"/>
          </w:cols>
        </w:sectPr>
      </w:pPr>
    </w:p>
    <w:p w14:paraId="1282C7A6" w14:textId="3C12D770" w:rsidR="00DC57FC" w:rsidRDefault="008B01F8">
      <w:pPr>
        <w:pStyle w:val="Heading1"/>
        <w:spacing w:line="275" w:lineRule="exact"/>
        <w:ind w:left="4176" w:right="4054" w:firstLine="0"/>
        <w:jc w:val="center"/>
        <w:rPr>
          <w:u w:val="none"/>
        </w:rPr>
      </w:pPr>
      <w:del w:id="74" w:author="Stella Sung" w:date="2022-11-16T17:46:00Z">
        <w:r w:rsidDel="00B838C0">
          <w:rPr>
            <w:noProof/>
          </w:rPr>
          <w:lastRenderedPageBreak/>
          <mc:AlternateContent>
            <mc:Choice Requires="wps">
              <w:drawing>
                <wp:anchor distT="0" distB="0" distL="114300" distR="114300" simplePos="0" relativeHeight="15732736" behindDoc="0" locked="0" layoutInCell="1" allowOverlap="1" wp14:anchorId="0EB2FE0B" wp14:editId="0DEEFCF6">
                  <wp:simplePos x="0" y="0"/>
                  <wp:positionH relativeFrom="page">
                    <wp:posOffset>8134350</wp:posOffset>
                  </wp:positionH>
                  <wp:positionV relativeFrom="page">
                    <wp:posOffset>704850</wp:posOffset>
                  </wp:positionV>
                  <wp:extent cx="2266950" cy="1524000"/>
                  <wp:effectExtent l="0" t="0" r="19050" b="19050"/>
                  <wp:wrapNone/>
                  <wp:docPr id="2"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1524000"/>
                          </a:xfrm>
                          <a:prstGeom prst="rect">
                            <a:avLst/>
                          </a:prstGeom>
                          <a:gradFill rotWithShape="0">
                            <a:gsLst>
                              <a:gs pos="0">
                                <a:srgbClr val="FFFFFF"/>
                              </a:gs>
                              <a:gs pos="100000">
                                <a:srgbClr val="FFFF4C">
                                  <a:alpha val="70000"/>
                                </a:srgbClr>
                              </a:gs>
                            </a:gsLst>
                            <a:lin ang="5400000" scaled="1"/>
                          </a:gradFill>
                          <a:ln w="12700">
                            <a:solidFill>
                              <a:srgbClr val="000000"/>
                            </a:solidFill>
                            <a:prstDash val="dash"/>
                            <a:miter lim="800000"/>
                            <a:headEnd/>
                            <a:tailEnd/>
                          </a:ln>
                        </wps:spPr>
                        <wps:txbx>
                          <w:txbxContent>
                            <w:p w14:paraId="549D4067" w14:textId="77777777" w:rsidR="00DC57FC" w:rsidRDefault="00000000">
                              <w:pPr>
                                <w:spacing w:before="90"/>
                                <w:ind w:left="40"/>
                                <w:rPr>
                                  <w:rFonts w:ascii="Arial"/>
                                  <w:b/>
                                  <w:i/>
                                  <w:color w:val="000000"/>
                                  <w:sz w:val="16"/>
                                </w:rPr>
                              </w:pPr>
                              <w:r>
                                <w:rPr>
                                  <w:rFonts w:ascii="Arial"/>
                                  <w:b/>
                                  <w:i/>
                                  <w:color w:val="000000"/>
                                  <w:sz w:val="16"/>
                                </w:rPr>
                                <w:t xml:space="preserve">Stella </w:t>
                              </w:r>
                              <w:r>
                                <w:rPr>
                                  <w:rFonts w:ascii="Arial"/>
                                  <w:b/>
                                  <w:i/>
                                  <w:color w:val="000000"/>
                                  <w:spacing w:val="-4"/>
                                  <w:sz w:val="16"/>
                                </w:rPr>
                                <w:t>Sung</w:t>
                              </w:r>
                            </w:p>
                            <w:p w14:paraId="2FBC9C5D" w14:textId="77777777" w:rsidR="00DC57FC" w:rsidRDefault="00000000">
                              <w:pPr>
                                <w:spacing w:before="16"/>
                                <w:ind w:left="40"/>
                                <w:rPr>
                                  <w:rFonts w:ascii="Arial"/>
                                  <w:i/>
                                  <w:color w:val="000000"/>
                                  <w:sz w:val="16"/>
                                </w:rPr>
                              </w:pPr>
                              <w:r>
                                <w:rPr>
                                  <w:rFonts w:ascii="Arial"/>
                                  <w:i/>
                                  <w:color w:val="000000"/>
                                  <w:sz w:val="16"/>
                                </w:rPr>
                                <w:t xml:space="preserve">2022-11-09 </w:t>
                              </w:r>
                              <w:r>
                                <w:rPr>
                                  <w:rFonts w:ascii="Arial"/>
                                  <w:i/>
                                  <w:color w:val="000000"/>
                                  <w:spacing w:val="-2"/>
                                  <w:sz w:val="16"/>
                                </w:rPr>
                                <w:t>21:22:00</w:t>
                              </w:r>
                            </w:p>
                            <w:p w14:paraId="71C779AB" w14:textId="77777777" w:rsidR="00DC57FC" w:rsidRDefault="00000000">
                              <w:pPr>
                                <w:spacing w:before="18"/>
                                <w:ind w:left="40"/>
                                <w:rPr>
                                  <w:rFonts w:ascii="Arial"/>
                                  <w:color w:val="000000"/>
                                  <w:sz w:val="20"/>
                                </w:rPr>
                              </w:pPr>
                              <w:r>
                                <w:rPr>
                                  <w:rFonts w:ascii="Arial"/>
                                  <w:color w:val="000000"/>
                                  <w:sz w:val="20"/>
                                </w:rPr>
                                <w:t>-------------------------------------------</w:t>
                              </w:r>
                              <w:r>
                                <w:rPr>
                                  <w:rFonts w:ascii="Arial"/>
                                  <w:color w:val="000000"/>
                                  <w:spacing w:val="-10"/>
                                  <w:sz w:val="20"/>
                                </w:rPr>
                                <w:t>-</w:t>
                              </w:r>
                            </w:p>
                            <w:p w14:paraId="0C9385D1" w14:textId="77777777" w:rsidR="00DC57FC" w:rsidRDefault="00000000">
                              <w:pPr>
                                <w:spacing w:before="10"/>
                                <w:ind w:left="40" w:right="38"/>
                                <w:rPr>
                                  <w:rFonts w:ascii="Arial"/>
                                  <w:color w:val="000000"/>
                                  <w:sz w:val="20"/>
                                </w:rPr>
                              </w:pPr>
                              <w:r>
                                <w:rPr>
                                  <w:rFonts w:ascii="Arial"/>
                                  <w:color w:val="000000"/>
                                  <w:sz w:val="20"/>
                                </w:rPr>
                                <w:t xml:space="preserve">I don't </w:t>
                              </w:r>
                              <w:proofErr w:type="gramStart"/>
                              <w:r>
                                <w:rPr>
                                  <w:rFonts w:ascii="Arial"/>
                                  <w:color w:val="000000"/>
                                  <w:sz w:val="20"/>
                                </w:rPr>
                                <w:t>actually agree</w:t>
                              </w:r>
                              <w:proofErr w:type="gramEnd"/>
                              <w:r>
                                <w:rPr>
                                  <w:rFonts w:ascii="Arial"/>
                                  <w:color w:val="000000"/>
                                  <w:sz w:val="20"/>
                                </w:rPr>
                                <w:t xml:space="preserve"> with this because it is </w:t>
                              </w:r>
                              <w:r>
                                <w:rPr>
                                  <w:rFonts w:ascii="Arial"/>
                                  <w:color w:val="000000"/>
                                  <w:spacing w:val="-85"/>
                                  <w:sz w:val="20"/>
                                </w:rPr>
                                <w:t>one-sided.</w:t>
                              </w:r>
                              <w:r>
                                <w:rPr>
                                  <w:rFonts w:ascii="Arial"/>
                                  <w:color w:val="000000"/>
                                  <w:sz w:val="20"/>
                                </w:rPr>
                                <w:t xml:space="preserve"> Could we do mutual indemnification or be silent on the issue? Thanks.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2FE0B" id="_x0000_t202" coordsize="21600,21600" o:spt="202" path="m,l,21600r21600,l21600,xe">
                  <v:stroke joinstyle="miter"/>
                  <v:path gradientshapeok="t" o:connecttype="rect"/>
                </v:shapetype>
                <v:shape id="docshape15" o:spid="_x0000_s1026" type="#_x0000_t202" style="position:absolute;left:0;text-align:left;margin-left:640.5pt;margin-top:55.5pt;width:178.5pt;height:120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" strokeweight="1pt">
                  <v:fill color2="#ffff4c" o:opacity2="45875f" focus="100%" type="gradient"/>
                  <v:stroke dashstyle="dash"/>
                  <v:textbox inset="0,0,0,0">
                    <w:txbxContent>
                      <w:p w14:paraId="549D4067" w14:textId="77777777" w:rsidR="00DC57FC" w:rsidRDefault="00000000">
                        <w:pPr>
                          <w:spacing w:before="90"/>
                          <w:ind w:left="40"/>
                          <w:rPr>
                            <w:rFonts w:ascii="Arial"/>
                            <w:b/>
                            <w:i/>
                            <w:color w:val="000000"/>
                            <w:sz w:val="16"/>
                          </w:rPr>
                        </w:pPr>
                        <w:r>
                          <w:rPr>
                            <w:rFonts w:ascii="Arial"/>
                            <w:b/>
                            <w:i/>
                            <w:color w:val="000000"/>
                            <w:sz w:val="16"/>
                          </w:rPr>
                          <w:t xml:space="preserve">Stella </w:t>
                        </w:r>
                        <w:r>
                          <w:rPr>
                            <w:rFonts w:ascii="Arial"/>
                            <w:b/>
                            <w:i/>
                            <w:color w:val="000000"/>
                            <w:spacing w:val="-4"/>
                            <w:sz w:val="16"/>
                          </w:rPr>
                          <w:t>Sung</w:t>
                        </w:r>
                      </w:p>
                      <w:p w14:paraId="2FBC9C5D" w14:textId="77777777" w:rsidR="00DC57FC" w:rsidRDefault="00000000">
                        <w:pPr>
                          <w:spacing w:before="16"/>
                          <w:ind w:left="40"/>
                          <w:rPr>
                            <w:rFonts w:ascii="Arial"/>
                            <w:i/>
                            <w:color w:val="000000"/>
                            <w:sz w:val="16"/>
                          </w:rPr>
                        </w:pPr>
                        <w:r>
                          <w:rPr>
                            <w:rFonts w:ascii="Arial"/>
                            <w:i/>
                            <w:color w:val="000000"/>
                            <w:sz w:val="16"/>
                          </w:rPr>
                          <w:t xml:space="preserve">2022-11-09 </w:t>
                        </w:r>
                        <w:r>
                          <w:rPr>
                            <w:rFonts w:ascii="Arial"/>
                            <w:i/>
                            <w:color w:val="000000"/>
                            <w:spacing w:val="-2"/>
                            <w:sz w:val="16"/>
                          </w:rPr>
                          <w:t>21:22:00</w:t>
                        </w:r>
                      </w:p>
                      <w:p w14:paraId="71C779AB" w14:textId="77777777" w:rsidR="00DC57FC" w:rsidRDefault="00000000">
                        <w:pPr>
                          <w:spacing w:before="18"/>
                          <w:ind w:left="40"/>
                          <w:rPr>
                            <w:rFonts w:ascii="Arial"/>
                            <w:color w:val="000000"/>
                            <w:sz w:val="20"/>
                          </w:rPr>
                        </w:pPr>
                        <w:r>
                          <w:rPr>
                            <w:rFonts w:ascii="Arial"/>
                            <w:color w:val="000000"/>
                            <w:sz w:val="20"/>
                          </w:rPr>
                          <w:t>-------------------------------------------</w:t>
                        </w:r>
                        <w:r>
                          <w:rPr>
                            <w:rFonts w:ascii="Arial"/>
                            <w:color w:val="000000"/>
                            <w:spacing w:val="-10"/>
                            <w:sz w:val="20"/>
                          </w:rPr>
                          <w:t>-</w:t>
                        </w:r>
                      </w:p>
                      <w:p w14:paraId="0C9385D1" w14:textId="77777777" w:rsidR="00DC57FC" w:rsidRDefault="00000000">
                        <w:pPr>
                          <w:spacing w:before="10"/>
                          <w:ind w:left="40" w:right="38"/>
                          <w:rPr>
                            <w:rFonts w:ascii="Arial"/>
                            <w:color w:val="000000"/>
                            <w:sz w:val="20"/>
                          </w:rPr>
                        </w:pPr>
                        <w:r>
                          <w:rPr>
                            <w:rFonts w:ascii="Arial"/>
                            <w:color w:val="000000"/>
                            <w:sz w:val="20"/>
                          </w:rPr>
                          <w:t xml:space="preserve">I don't </w:t>
                        </w:r>
                        <w:proofErr w:type="gramStart"/>
                        <w:r>
                          <w:rPr>
                            <w:rFonts w:ascii="Arial"/>
                            <w:color w:val="000000"/>
                            <w:sz w:val="20"/>
                          </w:rPr>
                          <w:t>actually agree</w:t>
                        </w:r>
                        <w:proofErr w:type="gramEnd"/>
                        <w:r>
                          <w:rPr>
                            <w:rFonts w:ascii="Arial"/>
                            <w:color w:val="000000"/>
                            <w:sz w:val="20"/>
                          </w:rPr>
                          <w:t xml:space="preserve"> with this because it is </w:t>
                        </w:r>
                        <w:r>
                          <w:rPr>
                            <w:rFonts w:ascii="Arial"/>
                            <w:color w:val="000000"/>
                            <w:spacing w:val="-85"/>
                            <w:sz w:val="20"/>
                          </w:rPr>
                          <w:t>one-sided.</w:t>
                        </w:r>
                        <w:r>
                          <w:rPr>
                            <w:rFonts w:ascii="Arial"/>
                            <w:color w:val="000000"/>
                            <w:sz w:val="20"/>
                          </w:rPr>
                          <w:t xml:space="preserve"> Could we do mutual indemnification or be silent on the issue? Thanks.</w:t>
                        </w:r>
                      </w:p>
                    </w:txbxContent>
                  </v:textbox>
                  <w10:wrap anchorx="page" anchory="page"/>
                </v:shape>
              </w:pict>
            </mc:Fallback>
          </mc:AlternateContent>
        </w:r>
      </w:del>
      <w:del w:id="75" w:author="Stella Sung" w:date="2022-11-16T17:45:00Z">
        <w:r w:rsidR="00BC4371" w:rsidDel="00B838C0">
          <w:rPr>
            <w:noProof/>
          </w:rPr>
          <mc:AlternateContent>
            <mc:Choice Requires="wpg">
              <w:drawing>
                <wp:anchor distT="0" distB="0" distL="114300" distR="114300" simplePos="0" relativeHeight="15732224" behindDoc="0" locked="0" layoutInCell="1" allowOverlap="1" wp14:anchorId="561214C0" wp14:editId="40800FE7">
                  <wp:simplePos x="0" y="0"/>
                  <wp:positionH relativeFrom="page">
                    <wp:posOffset>3523615</wp:posOffset>
                  </wp:positionH>
                  <wp:positionV relativeFrom="paragraph">
                    <wp:posOffset>53975</wp:posOffset>
                  </wp:positionV>
                  <wp:extent cx="207645" cy="247015"/>
                  <wp:effectExtent l="0" t="0" r="0" b="0"/>
                  <wp:wrapNone/>
                  <wp:docPr id="3"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645" cy="247015"/>
                            <a:chOff x="5549" y="85"/>
                            <a:chExt cx="327" cy="389"/>
                          </a:xfrm>
                        </wpg:grpSpPr>
                        <wps:wsp>
                          <wps:cNvPr id="4" name="docshape13"/>
                          <wps:cNvSpPr>
                            <a:spLocks/>
                          </wps:cNvSpPr>
                          <wps:spPr bwMode="auto">
                            <a:xfrm>
                              <a:off x="5555" y="91"/>
                              <a:ext cx="314" cy="377"/>
                            </a:xfrm>
                            <a:custGeom>
                              <a:avLst/>
                              <a:gdLst>
                                <a:gd name="T0" fmla="+- 0 5862 5555"/>
                                <a:gd name="T1" fmla="*/ T0 w 314"/>
                                <a:gd name="T2" fmla="+- 0 91 91"/>
                                <a:gd name="T3" fmla="*/ 91 h 377"/>
                                <a:gd name="T4" fmla="+- 0 5562 5555"/>
                                <a:gd name="T5" fmla="*/ T4 w 314"/>
                                <a:gd name="T6" fmla="+- 0 91 91"/>
                                <a:gd name="T7" fmla="*/ 91 h 377"/>
                                <a:gd name="T8" fmla="+- 0 5555 5555"/>
                                <a:gd name="T9" fmla="*/ T8 w 314"/>
                                <a:gd name="T10" fmla="+- 0 99 91"/>
                                <a:gd name="T11" fmla="*/ 99 h 377"/>
                                <a:gd name="T12" fmla="+- 0 5555 5555"/>
                                <a:gd name="T13" fmla="*/ T12 w 314"/>
                                <a:gd name="T14" fmla="+- 0 461 91"/>
                                <a:gd name="T15" fmla="*/ 461 h 377"/>
                                <a:gd name="T16" fmla="+- 0 5562 5555"/>
                                <a:gd name="T17" fmla="*/ T16 w 314"/>
                                <a:gd name="T18" fmla="+- 0 468 91"/>
                                <a:gd name="T19" fmla="*/ 468 h 377"/>
                                <a:gd name="T20" fmla="+- 0 5862 5555"/>
                                <a:gd name="T21" fmla="*/ T20 w 314"/>
                                <a:gd name="T22" fmla="+- 0 468 91"/>
                                <a:gd name="T23" fmla="*/ 468 h 377"/>
                                <a:gd name="T24" fmla="+- 0 5869 5555"/>
                                <a:gd name="T25" fmla="*/ T24 w 314"/>
                                <a:gd name="T26" fmla="+- 0 461 91"/>
                                <a:gd name="T27" fmla="*/ 461 h 377"/>
                                <a:gd name="T28" fmla="+- 0 5869 5555"/>
                                <a:gd name="T29" fmla="*/ T28 w 314"/>
                                <a:gd name="T30" fmla="+- 0 453 91"/>
                                <a:gd name="T31" fmla="*/ 453 h 377"/>
                                <a:gd name="T32" fmla="+- 0 5869 5555"/>
                                <a:gd name="T33" fmla="*/ T32 w 314"/>
                                <a:gd name="T34" fmla="+- 0 99 91"/>
                                <a:gd name="T35" fmla="*/ 99 h 377"/>
                                <a:gd name="T36" fmla="+- 0 5862 5555"/>
                                <a:gd name="T37" fmla="*/ T36 w 314"/>
                                <a:gd name="T38" fmla="+- 0 91 91"/>
                                <a:gd name="T39" fmla="*/ 91 h 3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14" h="377">
                                  <a:moveTo>
                                    <a:pt x="307" y="0"/>
                                  </a:moveTo>
                                  <a:lnTo>
                                    <a:pt x="7" y="0"/>
                                  </a:lnTo>
                                  <a:lnTo>
                                    <a:pt x="0" y="8"/>
                                  </a:lnTo>
                                  <a:lnTo>
                                    <a:pt x="0" y="370"/>
                                  </a:lnTo>
                                  <a:lnTo>
                                    <a:pt x="7" y="377"/>
                                  </a:lnTo>
                                  <a:lnTo>
                                    <a:pt x="307" y="377"/>
                                  </a:lnTo>
                                  <a:lnTo>
                                    <a:pt x="314" y="370"/>
                                  </a:lnTo>
                                  <a:lnTo>
                                    <a:pt x="314" y="362"/>
                                  </a:lnTo>
                                  <a:lnTo>
                                    <a:pt x="314" y="8"/>
                                  </a:lnTo>
                                  <a:lnTo>
                                    <a:pt x="307" y="0"/>
                                  </a:lnTo>
                                  <a:close/>
                                </a:path>
                              </a:pathLst>
                            </a:custGeom>
                            <a:solidFill>
                              <a:srgbClr val="FFFF00">
                                <a:alpha val="3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docshape14"/>
                          <wps:cNvSpPr>
                            <a:spLocks/>
                          </wps:cNvSpPr>
                          <wps:spPr bwMode="auto">
                            <a:xfrm>
                              <a:off x="5555" y="91"/>
                              <a:ext cx="314" cy="377"/>
                            </a:xfrm>
                            <a:custGeom>
                              <a:avLst/>
                              <a:gdLst>
                                <a:gd name="T0" fmla="+- 0 5869 5555"/>
                                <a:gd name="T1" fmla="*/ T0 w 314"/>
                                <a:gd name="T2" fmla="+- 0 453 91"/>
                                <a:gd name="T3" fmla="*/ 453 h 377"/>
                                <a:gd name="T4" fmla="+- 0 5869 5555"/>
                                <a:gd name="T5" fmla="*/ T4 w 314"/>
                                <a:gd name="T6" fmla="+- 0 461 91"/>
                                <a:gd name="T7" fmla="*/ 461 h 377"/>
                                <a:gd name="T8" fmla="+- 0 5862 5555"/>
                                <a:gd name="T9" fmla="*/ T8 w 314"/>
                                <a:gd name="T10" fmla="+- 0 468 91"/>
                                <a:gd name="T11" fmla="*/ 468 h 377"/>
                                <a:gd name="T12" fmla="+- 0 5854 5555"/>
                                <a:gd name="T13" fmla="*/ T12 w 314"/>
                                <a:gd name="T14" fmla="+- 0 468 91"/>
                                <a:gd name="T15" fmla="*/ 468 h 377"/>
                                <a:gd name="T16" fmla="+- 0 5571 5555"/>
                                <a:gd name="T17" fmla="*/ T16 w 314"/>
                                <a:gd name="T18" fmla="+- 0 468 91"/>
                                <a:gd name="T19" fmla="*/ 468 h 377"/>
                                <a:gd name="T20" fmla="+- 0 5562 5555"/>
                                <a:gd name="T21" fmla="*/ T20 w 314"/>
                                <a:gd name="T22" fmla="+- 0 468 91"/>
                                <a:gd name="T23" fmla="*/ 468 h 377"/>
                                <a:gd name="T24" fmla="+- 0 5555 5555"/>
                                <a:gd name="T25" fmla="*/ T24 w 314"/>
                                <a:gd name="T26" fmla="+- 0 461 91"/>
                                <a:gd name="T27" fmla="*/ 461 h 377"/>
                                <a:gd name="T28" fmla="+- 0 5555 5555"/>
                                <a:gd name="T29" fmla="*/ T28 w 314"/>
                                <a:gd name="T30" fmla="+- 0 453 91"/>
                                <a:gd name="T31" fmla="*/ 453 h 377"/>
                                <a:gd name="T32" fmla="+- 0 5555 5555"/>
                                <a:gd name="T33" fmla="*/ T32 w 314"/>
                                <a:gd name="T34" fmla="+- 0 107 91"/>
                                <a:gd name="T35" fmla="*/ 107 h 377"/>
                                <a:gd name="T36" fmla="+- 0 5555 5555"/>
                                <a:gd name="T37" fmla="*/ T36 w 314"/>
                                <a:gd name="T38" fmla="+- 0 99 91"/>
                                <a:gd name="T39" fmla="*/ 99 h 377"/>
                                <a:gd name="T40" fmla="+- 0 5562 5555"/>
                                <a:gd name="T41" fmla="*/ T40 w 314"/>
                                <a:gd name="T42" fmla="+- 0 91 91"/>
                                <a:gd name="T43" fmla="*/ 91 h 377"/>
                                <a:gd name="T44" fmla="+- 0 5571 5555"/>
                                <a:gd name="T45" fmla="*/ T44 w 314"/>
                                <a:gd name="T46" fmla="+- 0 91 91"/>
                                <a:gd name="T47" fmla="*/ 91 h 377"/>
                                <a:gd name="T48" fmla="+- 0 5854 5555"/>
                                <a:gd name="T49" fmla="*/ T48 w 314"/>
                                <a:gd name="T50" fmla="+- 0 91 91"/>
                                <a:gd name="T51" fmla="*/ 91 h 377"/>
                                <a:gd name="T52" fmla="+- 0 5862 5555"/>
                                <a:gd name="T53" fmla="*/ T52 w 314"/>
                                <a:gd name="T54" fmla="+- 0 91 91"/>
                                <a:gd name="T55" fmla="*/ 91 h 377"/>
                                <a:gd name="T56" fmla="+- 0 5869 5555"/>
                                <a:gd name="T57" fmla="*/ T56 w 314"/>
                                <a:gd name="T58" fmla="+- 0 99 91"/>
                                <a:gd name="T59" fmla="*/ 99 h 377"/>
                                <a:gd name="T60" fmla="+- 0 5869 5555"/>
                                <a:gd name="T61" fmla="*/ T60 w 314"/>
                                <a:gd name="T62" fmla="+- 0 107 91"/>
                                <a:gd name="T63" fmla="*/ 107 h 377"/>
                                <a:gd name="T64" fmla="+- 0 5869 5555"/>
                                <a:gd name="T65" fmla="*/ T64 w 314"/>
                                <a:gd name="T66" fmla="+- 0 453 91"/>
                                <a:gd name="T67" fmla="*/ 453 h 3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14" h="377">
                                  <a:moveTo>
                                    <a:pt x="314" y="362"/>
                                  </a:moveTo>
                                  <a:lnTo>
                                    <a:pt x="314" y="370"/>
                                  </a:lnTo>
                                  <a:lnTo>
                                    <a:pt x="307" y="377"/>
                                  </a:lnTo>
                                  <a:lnTo>
                                    <a:pt x="299" y="377"/>
                                  </a:lnTo>
                                  <a:lnTo>
                                    <a:pt x="16" y="377"/>
                                  </a:lnTo>
                                  <a:lnTo>
                                    <a:pt x="7" y="377"/>
                                  </a:lnTo>
                                  <a:lnTo>
                                    <a:pt x="0" y="370"/>
                                  </a:lnTo>
                                  <a:lnTo>
                                    <a:pt x="0" y="362"/>
                                  </a:lnTo>
                                  <a:lnTo>
                                    <a:pt x="0" y="16"/>
                                  </a:lnTo>
                                  <a:lnTo>
                                    <a:pt x="0" y="8"/>
                                  </a:lnTo>
                                  <a:lnTo>
                                    <a:pt x="7" y="0"/>
                                  </a:lnTo>
                                  <a:lnTo>
                                    <a:pt x="16" y="0"/>
                                  </a:lnTo>
                                  <a:lnTo>
                                    <a:pt x="299" y="0"/>
                                  </a:lnTo>
                                  <a:lnTo>
                                    <a:pt x="307" y="0"/>
                                  </a:lnTo>
                                  <a:lnTo>
                                    <a:pt x="314" y="8"/>
                                  </a:lnTo>
                                  <a:lnTo>
                                    <a:pt x="314" y="16"/>
                                  </a:lnTo>
                                  <a:lnTo>
                                    <a:pt x="314" y="362"/>
                                  </a:lnTo>
                                  <a:close/>
                                </a:path>
                              </a:pathLst>
                            </a:custGeom>
                            <a:noFill/>
                            <a:ln w="774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7"/>
                          <wps:cNvCnPr>
                            <a:cxnSpLocks noChangeShapeType="1"/>
                          </wps:cNvCnPr>
                          <wps:spPr bwMode="auto">
                            <a:xfrm>
                              <a:off x="5618" y="201"/>
                              <a:ext cx="188" cy="0"/>
                            </a:xfrm>
                            <a:prstGeom prst="line">
                              <a:avLst/>
                            </a:prstGeom>
                            <a:noFill/>
                            <a:ln w="774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 name="Line 6"/>
                          <wps:cNvCnPr>
                            <a:cxnSpLocks noChangeShapeType="1"/>
                          </wps:cNvCnPr>
                          <wps:spPr bwMode="auto">
                            <a:xfrm>
                              <a:off x="5618" y="255"/>
                              <a:ext cx="188" cy="0"/>
                            </a:xfrm>
                            <a:prstGeom prst="line">
                              <a:avLst/>
                            </a:prstGeom>
                            <a:noFill/>
                            <a:ln w="774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 name="Line 5"/>
                          <wps:cNvCnPr>
                            <a:cxnSpLocks noChangeShapeType="1"/>
                          </wps:cNvCnPr>
                          <wps:spPr bwMode="auto">
                            <a:xfrm>
                              <a:off x="5618" y="310"/>
                              <a:ext cx="188" cy="0"/>
                            </a:xfrm>
                            <a:prstGeom prst="line">
                              <a:avLst/>
                            </a:prstGeom>
                            <a:noFill/>
                            <a:ln w="774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 name="Line 4"/>
                          <wps:cNvCnPr>
                            <a:cxnSpLocks noChangeShapeType="1"/>
                          </wps:cNvCnPr>
                          <wps:spPr bwMode="auto">
                            <a:xfrm>
                              <a:off x="5618" y="364"/>
                              <a:ext cx="188" cy="0"/>
                            </a:xfrm>
                            <a:prstGeom prst="line">
                              <a:avLst/>
                            </a:prstGeom>
                            <a:noFill/>
                            <a:ln w="7747">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C2CF72A" id="docshapegroup12" o:spid="_x0000_s1026" style="position:absolute;margin-left:277.45pt;margin-top:4.25pt;width:16.35pt;height:19.45pt;z-index:15732224;mso-position-horizontal-relative:page" coordorigin="5549,85" coordsize="327,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">
                  <v:shape id="docshape13" o:spid="_x0000_s1027" style="position:absolute;left:5555;top:91;width:314;height:377;visibility:visible;mso-wrap-style:square;v-text-anchor:top" coordsize="314,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" path="m307,l7,,,8,,370r7,7l307,377r7,-7l314,362,314,8,307,xe" fillcolor="yellow" stroked="f">
                    <v:fill opacity="19789f"/>
                    <v:path arrowok="t" o:connecttype="custom" o:connectlocs="307,91;7,91;0,99;0,461;7,468;307,468;314,461;314,453;314,99;307,91" o:connectangles="0,0,0,0,0,0,0,0,0,0"/>
                  </v:shape>
                  <v:shape id="docshape14" o:spid="_x0000_s1028" style="position:absolute;left:5555;top:91;width:314;height:377;visibility:visible;mso-wrap-style:square;v-text-anchor:top" coordsize="314,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" path="m314,362r,8l307,377r-8,l16,377r-9,l,370r,-8l,16,,8,7,r9,l299,r8,l314,8r,8l314,362xe" filled="f" strokeweight=".61pt">
                    <v:path arrowok="t" o:connecttype="custom" o:connectlocs="314,453;314,461;307,468;299,468;16,468;7,468;0,461;0,453;0,107;0,99;7,91;16,91;299,91;307,91;314,99;314,107;314,453" o:connectangles="0,0,0,0,0,0,0,0,0,0,0,0,0,0,0,0,0"/>
                  </v:shape>
                  <v:line id="Line 7" o:spid="_x0000_s1029" style="position:absolute;visibility:visible;mso-wrap-style:square" from="5618,201" to="580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" strokeweight=".61pt"/>
                  <v:line id="Line 6" o:spid="_x0000_s1030" style="position:absolute;visibility:visible;mso-wrap-style:square" from="5618,255" to="5806,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" strokeweight=".61pt"/>
                  <v:line id="Line 5" o:spid="_x0000_s1031" style="position:absolute;visibility:visible;mso-wrap-style:square" from="5618,310" to="5806,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" strokeweight=".61pt"/>
                  <v:line id="Line 4" o:spid="_x0000_s1032" style="position:absolute;visibility:visible;mso-wrap-style:square" from="5618,364" to="5806,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" strokeweight=".61pt"/>
                  <w10:wrap anchorx="page"/>
                </v:group>
              </w:pict>
            </mc:Fallback>
          </mc:AlternateContent>
        </w:r>
      </w:del>
      <w:bookmarkStart w:id="76" w:name="EXHIBIT_A"/>
      <w:bookmarkEnd w:id="76"/>
      <w:r w:rsidR="00000000">
        <w:rPr>
          <w:spacing w:val="-2"/>
          <w:u w:val="none"/>
        </w:rPr>
        <w:t>EXHIBIT</w:t>
      </w:r>
      <w:r w:rsidR="00000000">
        <w:rPr>
          <w:spacing w:val="-6"/>
          <w:u w:val="none"/>
        </w:rPr>
        <w:t xml:space="preserve"> </w:t>
      </w:r>
      <w:r w:rsidR="00000000">
        <w:rPr>
          <w:spacing w:val="-12"/>
          <w:u w:val="none"/>
        </w:rPr>
        <w:t>A</w:t>
      </w:r>
    </w:p>
    <w:p w14:paraId="3E31EB4B" w14:textId="3255E264" w:rsidR="00DC57FC" w:rsidRDefault="00000000">
      <w:pPr>
        <w:spacing w:line="252" w:lineRule="exact"/>
        <w:ind w:left="4176" w:right="4090"/>
        <w:jc w:val="center"/>
        <w:rPr>
          <w:b/>
        </w:rPr>
      </w:pPr>
      <w:r>
        <w:rPr>
          <w:b/>
          <w:spacing w:val="-2"/>
        </w:rPr>
        <w:t>Indemnification</w:t>
      </w:r>
    </w:p>
    <w:p w14:paraId="1C1C7ABC" w14:textId="739ED1C7" w:rsidR="00DC57FC" w:rsidRDefault="00DC57FC">
      <w:pPr>
        <w:pStyle w:val="BodyText"/>
        <w:spacing w:before="2"/>
        <w:rPr>
          <w:b/>
          <w:sz w:val="22"/>
        </w:rPr>
      </w:pPr>
    </w:p>
    <w:p w14:paraId="0B9D33A6" w14:textId="5EA005FE" w:rsidR="00DC57FC" w:rsidRDefault="00000000">
      <w:pPr>
        <w:spacing w:before="1"/>
        <w:ind w:left="237" w:right="151" w:firstLine="919"/>
        <w:jc w:val="both"/>
      </w:pPr>
      <w:r>
        <w:t>The</w:t>
      </w:r>
      <w:r>
        <w:rPr>
          <w:spacing w:val="-14"/>
        </w:rPr>
        <w:t xml:space="preserve"> </w:t>
      </w:r>
      <w:r>
        <w:t>Company</w:t>
      </w:r>
      <w:r>
        <w:rPr>
          <w:spacing w:val="-10"/>
        </w:rPr>
        <w:t xml:space="preserve"> </w:t>
      </w:r>
      <w:r>
        <w:t>agrees</w:t>
      </w:r>
      <w:r>
        <w:rPr>
          <w:spacing w:val="-5"/>
        </w:rPr>
        <w:t xml:space="preserve"> </w:t>
      </w:r>
      <w:r>
        <w:t>that</w:t>
      </w:r>
      <w:r>
        <w:rPr>
          <w:spacing w:val="-14"/>
        </w:rPr>
        <w:t xml:space="preserve"> </w:t>
      </w:r>
      <w:r>
        <w:t>it</w:t>
      </w:r>
      <w:r>
        <w:rPr>
          <w:spacing w:val="-14"/>
        </w:rPr>
        <w:t xml:space="preserve"> </w:t>
      </w:r>
      <w:r>
        <w:t>shall</w:t>
      </w:r>
      <w:r>
        <w:rPr>
          <w:spacing w:val="-13"/>
        </w:rPr>
        <w:t xml:space="preserve"> </w:t>
      </w:r>
      <w:r>
        <w:t>indemnify</w:t>
      </w:r>
      <w:r>
        <w:rPr>
          <w:spacing w:val="-14"/>
        </w:rPr>
        <w:t xml:space="preserve"> </w:t>
      </w:r>
      <w:r>
        <w:t>and</w:t>
      </w:r>
      <w:r>
        <w:rPr>
          <w:spacing w:val="-11"/>
        </w:rPr>
        <w:t xml:space="preserve"> </w:t>
      </w:r>
      <w:r>
        <w:t>hold</w:t>
      </w:r>
      <w:r>
        <w:rPr>
          <w:spacing w:val="-14"/>
        </w:rPr>
        <w:t xml:space="preserve"> </w:t>
      </w:r>
      <w:r>
        <w:t>harmless,</w:t>
      </w:r>
      <w:r>
        <w:rPr>
          <w:spacing w:val="-8"/>
        </w:rPr>
        <w:t xml:space="preserve"> </w:t>
      </w:r>
      <w:r>
        <w:t>Millenia,</w:t>
      </w:r>
      <w:r>
        <w:rPr>
          <w:spacing w:val="-13"/>
        </w:rPr>
        <w:t xml:space="preserve"> </w:t>
      </w:r>
      <w:r>
        <w:t>its</w:t>
      </w:r>
      <w:r>
        <w:rPr>
          <w:spacing w:val="12"/>
        </w:rPr>
        <w:t xml:space="preserve"> </w:t>
      </w:r>
      <w:r>
        <w:t>members,</w:t>
      </w:r>
      <w:r>
        <w:rPr>
          <w:spacing w:val="-13"/>
        </w:rPr>
        <w:t xml:space="preserve"> </w:t>
      </w:r>
      <w:r>
        <w:t>managers, officers, employees, agents, affiliates and controlling persons within the meaning of Section 20 of the Securities Exchange Act of 1934 and Section 15 of the</w:t>
      </w:r>
      <w:r>
        <w:rPr>
          <w:spacing w:val="-2"/>
        </w:rPr>
        <w:t xml:space="preserve"> </w:t>
      </w:r>
      <w:r>
        <w:t>Securities Act of 1933, each as amended (any and all</w:t>
      </w:r>
      <w:r>
        <w:rPr>
          <w:spacing w:val="-14"/>
        </w:rPr>
        <w:t xml:space="preserve"> </w:t>
      </w:r>
      <w:r>
        <w:t>of</w:t>
      </w:r>
      <w:r>
        <w:rPr>
          <w:spacing w:val="-14"/>
        </w:rPr>
        <w:t xml:space="preserve"> </w:t>
      </w:r>
      <w:r>
        <w:t>whom</w:t>
      </w:r>
      <w:r>
        <w:rPr>
          <w:spacing w:val="-14"/>
        </w:rPr>
        <w:t xml:space="preserve"> </w:t>
      </w:r>
      <w:r>
        <w:t>are</w:t>
      </w:r>
      <w:r>
        <w:rPr>
          <w:spacing w:val="-13"/>
        </w:rPr>
        <w:t xml:space="preserve"> </w:t>
      </w:r>
      <w:r>
        <w:t>referred</w:t>
      </w:r>
      <w:r>
        <w:rPr>
          <w:spacing w:val="-13"/>
        </w:rPr>
        <w:t xml:space="preserve"> </w:t>
      </w:r>
      <w:r>
        <w:t>to</w:t>
      </w:r>
      <w:r>
        <w:rPr>
          <w:spacing w:val="-11"/>
        </w:rPr>
        <w:t xml:space="preserve"> </w:t>
      </w:r>
      <w:r>
        <w:t>as</w:t>
      </w:r>
      <w:r>
        <w:rPr>
          <w:spacing w:val="-14"/>
        </w:rPr>
        <w:t xml:space="preserve"> </w:t>
      </w:r>
      <w:r>
        <w:t>an</w:t>
      </w:r>
      <w:r>
        <w:rPr>
          <w:spacing w:val="-14"/>
        </w:rPr>
        <w:t xml:space="preserve"> </w:t>
      </w:r>
      <w:r>
        <w:t>"Indemnified</w:t>
      </w:r>
      <w:r>
        <w:rPr>
          <w:spacing w:val="-14"/>
        </w:rPr>
        <w:t xml:space="preserve"> </w:t>
      </w:r>
      <w:r>
        <w:t>Party"),</w:t>
      </w:r>
      <w:r>
        <w:rPr>
          <w:spacing w:val="-8"/>
        </w:rPr>
        <w:t xml:space="preserve"> </w:t>
      </w:r>
      <w:r>
        <w:t>from</w:t>
      </w:r>
      <w:r>
        <w:rPr>
          <w:spacing w:val="-9"/>
        </w:rPr>
        <w:t xml:space="preserve"> </w:t>
      </w:r>
      <w:r>
        <w:t>and</w:t>
      </w:r>
      <w:r>
        <w:rPr>
          <w:spacing w:val="-14"/>
        </w:rPr>
        <w:t xml:space="preserve"> </w:t>
      </w:r>
      <w:r>
        <w:t>against</w:t>
      </w:r>
      <w:r>
        <w:rPr>
          <w:spacing w:val="-14"/>
        </w:rPr>
        <w:t xml:space="preserve"> </w:t>
      </w:r>
      <w:r>
        <w:t>any</w:t>
      </w:r>
      <w:r>
        <w:rPr>
          <w:spacing w:val="-14"/>
        </w:rPr>
        <w:t xml:space="preserve"> </w:t>
      </w:r>
      <w:r>
        <w:t>and</w:t>
      </w:r>
      <w:r>
        <w:rPr>
          <w:spacing w:val="-10"/>
        </w:rPr>
        <w:t xml:space="preserve"> </w:t>
      </w:r>
      <w:r>
        <w:t>all</w:t>
      </w:r>
      <w:r>
        <w:rPr>
          <w:spacing w:val="-10"/>
        </w:rPr>
        <w:t xml:space="preserve"> </w:t>
      </w:r>
      <w:r>
        <w:t>losses,</w:t>
      </w:r>
      <w:r>
        <w:rPr>
          <w:spacing w:val="-13"/>
        </w:rPr>
        <w:t xml:space="preserve"> </w:t>
      </w:r>
      <w:r>
        <w:t>claims,</w:t>
      </w:r>
      <w:r>
        <w:rPr>
          <w:spacing w:val="-13"/>
        </w:rPr>
        <w:t xml:space="preserve"> </w:t>
      </w:r>
      <w:r>
        <w:t>damages, liabilities, or expenses, and all actions in respect thereof (including, but not limited to, all legal or other expenses reasonably incurred by an Indemnified Party in connection with the investigation, preparation, defense</w:t>
      </w:r>
      <w:r>
        <w:rPr>
          <w:spacing w:val="-3"/>
        </w:rPr>
        <w:t xml:space="preserve"> </w:t>
      </w:r>
      <w:r>
        <w:t>or settlement</w:t>
      </w:r>
      <w:r>
        <w:rPr>
          <w:spacing w:val="-4"/>
        </w:rPr>
        <w:t xml:space="preserve"> </w:t>
      </w:r>
      <w:r>
        <w:t>of</w:t>
      </w:r>
      <w:r>
        <w:rPr>
          <w:spacing w:val="-6"/>
        </w:rPr>
        <w:t xml:space="preserve"> </w:t>
      </w:r>
      <w:r>
        <w:t>any</w:t>
      </w:r>
      <w:r>
        <w:rPr>
          <w:spacing w:val="-5"/>
        </w:rPr>
        <w:t xml:space="preserve"> </w:t>
      </w:r>
      <w:r>
        <w:t>claim,</w:t>
      </w:r>
      <w:r>
        <w:rPr>
          <w:spacing w:val="-3"/>
        </w:rPr>
        <w:t xml:space="preserve"> </w:t>
      </w:r>
      <w:r>
        <w:t>action</w:t>
      </w:r>
      <w:r>
        <w:rPr>
          <w:spacing w:val="-5"/>
        </w:rPr>
        <w:t xml:space="preserve"> </w:t>
      </w:r>
      <w:r>
        <w:t>or</w:t>
      </w:r>
      <w:r>
        <w:rPr>
          <w:spacing w:val="-2"/>
        </w:rPr>
        <w:t xml:space="preserve"> </w:t>
      </w:r>
      <w:r>
        <w:t>proceeding, whether</w:t>
      </w:r>
      <w:r>
        <w:rPr>
          <w:spacing w:val="-6"/>
        </w:rPr>
        <w:t xml:space="preserve"> </w:t>
      </w:r>
      <w:r>
        <w:t>or</w:t>
      </w:r>
      <w:r>
        <w:rPr>
          <w:spacing w:val="-2"/>
        </w:rPr>
        <w:t xml:space="preserve"> </w:t>
      </w:r>
      <w:r>
        <w:t>not</w:t>
      </w:r>
      <w:r>
        <w:rPr>
          <w:spacing w:val="-4"/>
        </w:rPr>
        <w:t xml:space="preserve"> </w:t>
      </w:r>
      <w:r>
        <w:t>resulting</w:t>
      </w:r>
      <w:r>
        <w:rPr>
          <w:spacing w:val="-14"/>
        </w:rPr>
        <w:t xml:space="preserve"> </w:t>
      </w:r>
      <w:r>
        <w:t>in any</w:t>
      </w:r>
      <w:r>
        <w:rPr>
          <w:spacing w:val="-14"/>
        </w:rPr>
        <w:t xml:space="preserve"> </w:t>
      </w:r>
      <w:r>
        <w:t>liability),</w:t>
      </w:r>
      <w:r>
        <w:rPr>
          <w:spacing w:val="-8"/>
        </w:rPr>
        <w:t xml:space="preserve"> </w:t>
      </w:r>
      <w:r>
        <w:t>incurred by</w:t>
      </w:r>
      <w:r>
        <w:rPr>
          <w:spacing w:val="-14"/>
        </w:rPr>
        <w:t xml:space="preserve"> </w:t>
      </w:r>
      <w:r>
        <w:t>an</w:t>
      </w:r>
      <w:r>
        <w:rPr>
          <w:spacing w:val="-14"/>
        </w:rPr>
        <w:t xml:space="preserve"> </w:t>
      </w:r>
      <w:r>
        <w:t>Indemnified</w:t>
      </w:r>
      <w:r>
        <w:rPr>
          <w:spacing w:val="-14"/>
        </w:rPr>
        <w:t xml:space="preserve"> </w:t>
      </w:r>
      <w:r>
        <w:t>Party</w:t>
      </w:r>
      <w:r>
        <w:rPr>
          <w:spacing w:val="-11"/>
        </w:rPr>
        <w:t xml:space="preserve"> </w:t>
      </w:r>
      <w:r>
        <w:t>with</w:t>
      </w:r>
      <w:r>
        <w:rPr>
          <w:spacing w:val="-11"/>
        </w:rPr>
        <w:t xml:space="preserve"> </w:t>
      </w:r>
      <w:r>
        <w:t>respect</w:t>
      </w:r>
      <w:r>
        <w:rPr>
          <w:spacing w:val="-10"/>
        </w:rPr>
        <w:t xml:space="preserve"> </w:t>
      </w:r>
      <w:r>
        <w:t>to,</w:t>
      </w:r>
      <w:r>
        <w:rPr>
          <w:spacing w:val="-8"/>
        </w:rPr>
        <w:t xml:space="preserve"> </w:t>
      </w:r>
      <w:r>
        <w:t>caused</w:t>
      </w:r>
      <w:r>
        <w:rPr>
          <w:spacing w:val="-11"/>
        </w:rPr>
        <w:t xml:space="preserve"> </w:t>
      </w:r>
      <w:r>
        <w:t>by,</w:t>
      </w:r>
      <w:r>
        <w:rPr>
          <w:spacing w:val="-13"/>
        </w:rPr>
        <w:t xml:space="preserve"> </w:t>
      </w:r>
      <w:r>
        <w:t>or</w:t>
      </w:r>
      <w:r>
        <w:rPr>
          <w:spacing w:val="-12"/>
        </w:rPr>
        <w:t xml:space="preserve"> </w:t>
      </w:r>
      <w:r>
        <w:t>otherwise</w:t>
      </w:r>
      <w:r>
        <w:rPr>
          <w:spacing w:val="-12"/>
        </w:rPr>
        <w:t xml:space="preserve"> </w:t>
      </w:r>
      <w:r>
        <w:t>arising</w:t>
      </w:r>
      <w:r>
        <w:rPr>
          <w:spacing w:val="-11"/>
        </w:rPr>
        <w:t xml:space="preserve"> </w:t>
      </w:r>
      <w:r>
        <w:t>out</w:t>
      </w:r>
      <w:r>
        <w:rPr>
          <w:spacing w:val="-9"/>
        </w:rPr>
        <w:t xml:space="preserve"> </w:t>
      </w:r>
      <w:r>
        <w:t>of</w:t>
      </w:r>
      <w:r>
        <w:rPr>
          <w:spacing w:val="-14"/>
        </w:rPr>
        <w:t xml:space="preserve"> </w:t>
      </w:r>
      <w:r>
        <w:t>any</w:t>
      </w:r>
      <w:r>
        <w:rPr>
          <w:spacing w:val="-14"/>
        </w:rPr>
        <w:t xml:space="preserve"> </w:t>
      </w:r>
      <w:r>
        <w:t>transaction</w:t>
      </w:r>
      <w:r>
        <w:rPr>
          <w:spacing w:val="-6"/>
        </w:rPr>
        <w:t xml:space="preserve"> </w:t>
      </w:r>
      <w:r>
        <w:t xml:space="preserve">contemplated by this Agreement or Millenia's performing the services contemplated hereunder; provided, however, Company will not be liable to the extent, and only to the extent, that any loss, claim, damage, liability or expense is </w:t>
      </w:r>
      <w:del w:id="77" w:author="Stella Sung" w:date="2022-11-16T17:51:00Z">
        <w:r w:rsidDel="00B838C0">
          <w:delText>finally</w:delText>
        </w:r>
        <w:r w:rsidDel="00B838C0">
          <w:rPr>
            <w:spacing w:val="-10"/>
          </w:rPr>
          <w:delText xml:space="preserve"> </w:delText>
        </w:r>
      </w:del>
      <w:r>
        <w:t>judicially</w:t>
      </w:r>
      <w:r>
        <w:rPr>
          <w:spacing w:val="-5"/>
        </w:rPr>
        <w:t xml:space="preserve"> </w:t>
      </w:r>
      <w:r>
        <w:t xml:space="preserve">determined to have resulted </w:t>
      </w:r>
      <w:del w:id="78" w:author="Stella Sung" w:date="2022-11-16T17:49:00Z">
        <w:r w:rsidDel="00B838C0">
          <w:delText xml:space="preserve">primarily </w:delText>
        </w:r>
      </w:del>
      <w:r>
        <w:t>from Millenia's gross negligence or bad faith in performing such services.</w:t>
      </w:r>
    </w:p>
    <w:p w14:paraId="28D3275F" w14:textId="77777777" w:rsidR="00DC57FC" w:rsidRDefault="00DC57FC">
      <w:pPr>
        <w:pStyle w:val="BodyText"/>
        <w:spacing w:before="3"/>
        <w:rPr>
          <w:sz w:val="22"/>
        </w:rPr>
      </w:pPr>
    </w:p>
    <w:p w14:paraId="479A269A" w14:textId="77777777" w:rsidR="00DC57FC" w:rsidRDefault="00000000">
      <w:pPr>
        <w:ind w:left="237" w:right="149" w:firstLine="917"/>
        <w:jc w:val="both"/>
      </w:pPr>
      <w:r>
        <w:t>If the indemnification provided for herein is conclusively determined (by an entry of final judgment</w:t>
      </w:r>
      <w:r>
        <w:rPr>
          <w:spacing w:val="-6"/>
        </w:rPr>
        <w:t xml:space="preserve"> </w:t>
      </w:r>
      <w:r>
        <w:t>by</w:t>
      </w:r>
      <w:r>
        <w:rPr>
          <w:spacing w:val="-9"/>
        </w:rPr>
        <w:t xml:space="preserve"> </w:t>
      </w:r>
      <w:r>
        <w:t>a</w:t>
      </w:r>
      <w:r>
        <w:rPr>
          <w:spacing w:val="-1"/>
        </w:rPr>
        <w:t xml:space="preserve"> </w:t>
      </w:r>
      <w:r>
        <w:t>court</w:t>
      </w:r>
      <w:r>
        <w:rPr>
          <w:spacing w:val="-3"/>
        </w:rPr>
        <w:t xml:space="preserve"> </w:t>
      </w:r>
      <w:r>
        <w:t>of</w:t>
      </w:r>
      <w:r>
        <w:rPr>
          <w:spacing w:val="-10"/>
        </w:rPr>
        <w:t xml:space="preserve"> </w:t>
      </w:r>
      <w:r>
        <w:t>competent</w:t>
      </w:r>
      <w:r>
        <w:rPr>
          <w:spacing w:val="-8"/>
        </w:rPr>
        <w:t xml:space="preserve"> </w:t>
      </w:r>
      <w:r>
        <w:t>jurisdiction</w:t>
      </w:r>
      <w:r>
        <w:rPr>
          <w:spacing w:val="-9"/>
        </w:rPr>
        <w:t xml:space="preserve"> </w:t>
      </w:r>
      <w:r>
        <w:t>and</w:t>
      </w:r>
      <w:r>
        <w:rPr>
          <w:spacing w:val="-9"/>
        </w:rPr>
        <w:t xml:space="preserve"> </w:t>
      </w:r>
      <w:r>
        <w:t>the</w:t>
      </w:r>
      <w:r>
        <w:rPr>
          <w:spacing w:val="-6"/>
        </w:rPr>
        <w:t xml:space="preserve"> </w:t>
      </w:r>
      <w:r>
        <w:t>expiration of</w:t>
      </w:r>
      <w:r>
        <w:rPr>
          <w:spacing w:val="-14"/>
        </w:rPr>
        <w:t xml:space="preserve"> </w:t>
      </w:r>
      <w:r>
        <w:t>the</w:t>
      </w:r>
      <w:r>
        <w:rPr>
          <w:spacing w:val="-10"/>
        </w:rPr>
        <w:t xml:space="preserve"> </w:t>
      </w:r>
      <w:r>
        <w:t>time</w:t>
      </w:r>
      <w:r>
        <w:rPr>
          <w:spacing w:val="-14"/>
        </w:rPr>
        <w:t xml:space="preserve"> </w:t>
      </w:r>
      <w:r>
        <w:t>or denial</w:t>
      </w:r>
      <w:r>
        <w:rPr>
          <w:spacing w:val="-3"/>
        </w:rPr>
        <w:t xml:space="preserve"> </w:t>
      </w:r>
      <w:r>
        <w:t>of</w:t>
      </w:r>
      <w:r>
        <w:rPr>
          <w:spacing w:val="-10"/>
        </w:rPr>
        <w:t xml:space="preserve"> </w:t>
      </w:r>
      <w:r>
        <w:t>the</w:t>
      </w:r>
      <w:r>
        <w:rPr>
          <w:spacing w:val="-6"/>
        </w:rPr>
        <w:t xml:space="preserve"> </w:t>
      </w:r>
      <w:r>
        <w:t>right</w:t>
      </w:r>
      <w:r>
        <w:rPr>
          <w:spacing w:val="-3"/>
        </w:rPr>
        <w:t xml:space="preserve"> </w:t>
      </w:r>
      <w:r>
        <w:t>to</w:t>
      </w:r>
      <w:r>
        <w:rPr>
          <w:spacing w:val="-9"/>
        </w:rPr>
        <w:t xml:space="preserve"> </w:t>
      </w:r>
      <w:r>
        <w:t xml:space="preserve">appeal) to be unavailable or insufficient to hold any Indemnified Party harmless in respect to any losses, claims, damages, liabilities or expenses referred to herein, </w:t>
      </w:r>
      <w:proofErr w:type="spellStart"/>
      <w:r>
        <w:t>then</w:t>
      </w:r>
      <w:proofErr w:type="spellEnd"/>
      <w:r>
        <w:t xml:space="preserve"> Company shall contribute to the amounts paid or </w:t>
      </w:r>
      <w:r>
        <w:rPr>
          <w:spacing w:val="-2"/>
        </w:rPr>
        <w:t>payable</w:t>
      </w:r>
      <w:r>
        <w:rPr>
          <w:spacing w:val="-12"/>
        </w:rPr>
        <w:t xml:space="preserve"> </w:t>
      </w:r>
      <w:r>
        <w:rPr>
          <w:spacing w:val="-2"/>
        </w:rPr>
        <w:t>by</w:t>
      </w:r>
      <w:r>
        <w:rPr>
          <w:spacing w:val="-3"/>
        </w:rPr>
        <w:t xml:space="preserve"> </w:t>
      </w:r>
      <w:r>
        <w:rPr>
          <w:spacing w:val="-2"/>
        </w:rPr>
        <w:t>such Indemnified</w:t>
      </w:r>
      <w:r>
        <w:rPr>
          <w:spacing w:val="-12"/>
        </w:rPr>
        <w:t xml:space="preserve"> </w:t>
      </w:r>
      <w:r>
        <w:rPr>
          <w:spacing w:val="-2"/>
        </w:rPr>
        <w:t>Party</w:t>
      </w:r>
      <w:r>
        <w:rPr>
          <w:spacing w:val="-8"/>
        </w:rPr>
        <w:t xml:space="preserve"> </w:t>
      </w:r>
      <w:r>
        <w:rPr>
          <w:spacing w:val="-2"/>
        </w:rPr>
        <w:t>in</w:t>
      </w:r>
      <w:r>
        <w:rPr>
          <w:spacing w:val="-3"/>
        </w:rPr>
        <w:t xml:space="preserve"> </w:t>
      </w:r>
      <w:r>
        <w:rPr>
          <w:spacing w:val="-2"/>
        </w:rPr>
        <w:t>such</w:t>
      </w:r>
      <w:r>
        <w:rPr>
          <w:spacing w:val="-8"/>
        </w:rPr>
        <w:t xml:space="preserve"> </w:t>
      </w:r>
      <w:r>
        <w:rPr>
          <w:spacing w:val="-2"/>
        </w:rPr>
        <w:t>proportion as</w:t>
      </w:r>
      <w:r>
        <w:rPr>
          <w:spacing w:val="-12"/>
        </w:rPr>
        <w:t xml:space="preserve"> </w:t>
      </w:r>
      <w:r>
        <w:rPr>
          <w:spacing w:val="-2"/>
        </w:rPr>
        <w:t>is appropriate and</w:t>
      </w:r>
      <w:r>
        <w:rPr>
          <w:spacing w:val="-8"/>
        </w:rPr>
        <w:t xml:space="preserve"> </w:t>
      </w:r>
      <w:r>
        <w:rPr>
          <w:spacing w:val="-2"/>
        </w:rPr>
        <w:t>equitable</w:t>
      </w:r>
      <w:r>
        <w:rPr>
          <w:spacing w:val="-12"/>
        </w:rPr>
        <w:t xml:space="preserve"> </w:t>
      </w:r>
      <w:r>
        <w:rPr>
          <w:spacing w:val="-2"/>
        </w:rPr>
        <w:t xml:space="preserve">under all circumstances </w:t>
      </w:r>
      <w:r>
        <w:t>taking into account the relative benefits received by Company on the one hand and Millenia on the other, from the transaction or proposed transaction under the Agreement or, if allocation on that basis is not permitted under applicable</w:t>
      </w:r>
      <w:r>
        <w:rPr>
          <w:spacing w:val="-2"/>
        </w:rPr>
        <w:t xml:space="preserve"> </w:t>
      </w:r>
      <w:r>
        <w:t>law,</w:t>
      </w:r>
      <w:r>
        <w:rPr>
          <w:spacing w:val="-2"/>
        </w:rPr>
        <w:t xml:space="preserve"> </w:t>
      </w:r>
      <w:r>
        <w:t>in such proportion</w:t>
      </w:r>
      <w:r>
        <w:rPr>
          <w:spacing w:val="-5"/>
        </w:rPr>
        <w:t xml:space="preserve"> </w:t>
      </w:r>
      <w:r>
        <w:t>as is</w:t>
      </w:r>
      <w:r>
        <w:rPr>
          <w:spacing w:val="-4"/>
        </w:rPr>
        <w:t xml:space="preserve"> </w:t>
      </w:r>
      <w:r>
        <w:t>appropriate</w:t>
      </w:r>
      <w:r>
        <w:rPr>
          <w:spacing w:val="-2"/>
        </w:rPr>
        <w:t xml:space="preserve"> </w:t>
      </w:r>
      <w:r>
        <w:t>to reflect not only</w:t>
      </w:r>
      <w:r>
        <w:rPr>
          <w:spacing w:val="-5"/>
        </w:rPr>
        <w:t xml:space="preserve"> </w:t>
      </w:r>
      <w:r>
        <w:t>the relative</w:t>
      </w:r>
      <w:r>
        <w:rPr>
          <w:spacing w:val="-12"/>
        </w:rPr>
        <w:t xml:space="preserve"> </w:t>
      </w:r>
      <w:r>
        <w:t>benefits received</w:t>
      </w:r>
      <w:r>
        <w:rPr>
          <w:spacing w:val="-4"/>
        </w:rPr>
        <w:t xml:space="preserve"> </w:t>
      </w:r>
      <w:r>
        <w:t>by Company</w:t>
      </w:r>
      <w:r>
        <w:rPr>
          <w:spacing w:val="-9"/>
        </w:rPr>
        <w:t xml:space="preserve"> </w:t>
      </w:r>
      <w:r>
        <w:t>on</w:t>
      </w:r>
      <w:r>
        <w:rPr>
          <w:spacing w:val="-10"/>
        </w:rPr>
        <w:t xml:space="preserve"> </w:t>
      </w:r>
      <w:r>
        <w:t>the</w:t>
      </w:r>
      <w:r>
        <w:rPr>
          <w:spacing w:val="-7"/>
        </w:rPr>
        <w:t xml:space="preserve"> </w:t>
      </w:r>
      <w:r>
        <w:t>one</w:t>
      </w:r>
      <w:r>
        <w:rPr>
          <w:spacing w:val="-7"/>
        </w:rPr>
        <w:t xml:space="preserve"> </w:t>
      </w:r>
      <w:r>
        <w:t>hand</w:t>
      </w:r>
      <w:r>
        <w:rPr>
          <w:spacing w:val="-9"/>
        </w:rPr>
        <w:t xml:space="preserve"> </w:t>
      </w:r>
      <w:r>
        <w:t>and</w:t>
      </w:r>
      <w:r>
        <w:rPr>
          <w:spacing w:val="-5"/>
        </w:rPr>
        <w:t xml:space="preserve"> </w:t>
      </w:r>
      <w:r>
        <w:t>Millenia</w:t>
      </w:r>
      <w:r>
        <w:rPr>
          <w:spacing w:val="-14"/>
        </w:rPr>
        <w:t xml:space="preserve"> </w:t>
      </w:r>
      <w:r>
        <w:t>on</w:t>
      </w:r>
      <w:r>
        <w:rPr>
          <w:spacing w:val="-10"/>
        </w:rPr>
        <w:t xml:space="preserve"> </w:t>
      </w:r>
      <w:r>
        <w:t>the</w:t>
      </w:r>
      <w:r>
        <w:rPr>
          <w:spacing w:val="-2"/>
        </w:rPr>
        <w:t xml:space="preserve"> </w:t>
      </w:r>
      <w:r>
        <w:t>other,</w:t>
      </w:r>
      <w:r>
        <w:rPr>
          <w:spacing w:val="-2"/>
        </w:rPr>
        <w:t xml:space="preserve"> </w:t>
      </w:r>
      <w:r>
        <w:t>but</w:t>
      </w:r>
      <w:r>
        <w:rPr>
          <w:spacing w:val="-8"/>
        </w:rPr>
        <w:t xml:space="preserve"> </w:t>
      </w:r>
      <w:r>
        <w:t>also</w:t>
      </w:r>
      <w:r>
        <w:rPr>
          <w:spacing w:val="-10"/>
        </w:rPr>
        <w:t xml:space="preserve"> </w:t>
      </w:r>
      <w:r>
        <w:t>the</w:t>
      </w:r>
      <w:r>
        <w:rPr>
          <w:spacing w:val="-7"/>
        </w:rPr>
        <w:t xml:space="preserve"> </w:t>
      </w:r>
      <w:r>
        <w:t>relative</w:t>
      </w:r>
      <w:r>
        <w:rPr>
          <w:spacing w:val="-7"/>
        </w:rPr>
        <w:t xml:space="preserve"> </w:t>
      </w:r>
      <w:r>
        <w:t>fault</w:t>
      </w:r>
      <w:r>
        <w:rPr>
          <w:spacing w:val="-9"/>
        </w:rPr>
        <w:t xml:space="preserve"> </w:t>
      </w:r>
      <w:r>
        <w:t>of</w:t>
      </w:r>
      <w:r>
        <w:rPr>
          <w:spacing w:val="-14"/>
        </w:rPr>
        <w:t xml:space="preserve"> </w:t>
      </w:r>
      <w:r>
        <w:t>Company</w:t>
      </w:r>
      <w:r>
        <w:rPr>
          <w:spacing w:val="-4"/>
        </w:rPr>
        <w:t xml:space="preserve"> </w:t>
      </w:r>
      <w:r>
        <w:t>and Millenia; provided, however, in no event shall the aggregate contribution of Millenia and/or any Indemnified Party be in excess of the net compensation actually received by Millenia and/or such Indemnified Party pursuant to this Agreement.</w:t>
      </w:r>
    </w:p>
    <w:p w14:paraId="7FC7B988" w14:textId="77777777" w:rsidR="00DC57FC" w:rsidRDefault="00DC57FC">
      <w:pPr>
        <w:pStyle w:val="BodyText"/>
        <w:rPr>
          <w:sz w:val="22"/>
        </w:rPr>
      </w:pPr>
    </w:p>
    <w:p w14:paraId="2C25A393" w14:textId="7D2271A6" w:rsidR="00DC57FC" w:rsidRDefault="00000000">
      <w:pPr>
        <w:ind w:left="240" w:right="155" w:firstLine="916"/>
        <w:jc w:val="both"/>
      </w:pPr>
      <w:r>
        <w:t xml:space="preserve">The Company shall not settle or compromise or consent to the entry of any judgment in or otherwise seek to terminate any pending or threatened action, claim, suit or proceeding in which any Indemnified Party is or could be a party and as to which indemnification or contribution could have been sought by such Indemnified Party hereunder (whether or not such Indemnified Party is a party thereto), unless such consent or termination includes an express unconditional </w:t>
      </w:r>
      <w:ins w:id="79" w:author="Stella Sung" w:date="2022-11-16T17:53:00Z">
        <w:r w:rsidR="008B01F8">
          <w:t xml:space="preserve">mutual </w:t>
        </w:r>
      </w:ins>
      <w:r>
        <w:t>release of such Indemnified Party</w:t>
      </w:r>
      <w:ins w:id="80" w:author="Stella Sung" w:date="2022-11-16T17:53:00Z">
        <w:r w:rsidR="008B01F8">
          <w:t xml:space="preserve"> and Company</w:t>
        </w:r>
      </w:ins>
      <w:r>
        <w:t>, reasonably satisfactory in</w:t>
      </w:r>
      <w:r>
        <w:rPr>
          <w:spacing w:val="-7"/>
        </w:rPr>
        <w:t xml:space="preserve"> </w:t>
      </w:r>
      <w:r>
        <w:t>form</w:t>
      </w:r>
      <w:r>
        <w:rPr>
          <w:spacing w:val="-6"/>
        </w:rPr>
        <w:t xml:space="preserve"> </w:t>
      </w:r>
      <w:r>
        <w:t>and</w:t>
      </w:r>
      <w:r>
        <w:rPr>
          <w:spacing w:val="-2"/>
        </w:rPr>
        <w:t xml:space="preserve"> </w:t>
      </w:r>
      <w:r>
        <w:t>substance to</w:t>
      </w:r>
      <w:r>
        <w:rPr>
          <w:spacing w:val="-7"/>
        </w:rPr>
        <w:t xml:space="preserve"> </w:t>
      </w:r>
      <w:del w:id="81" w:author="Stella Sung" w:date="2022-11-16T17:54:00Z">
        <w:r w:rsidDel="008B01F8">
          <w:delText>such</w:delText>
        </w:r>
        <w:r w:rsidDel="008B01F8">
          <w:rPr>
            <w:spacing w:val="-2"/>
          </w:rPr>
          <w:delText xml:space="preserve"> </w:delText>
        </w:r>
        <w:r w:rsidDel="008B01F8">
          <w:delText>Indemnified</w:delText>
        </w:r>
        <w:r w:rsidDel="008B01F8">
          <w:rPr>
            <w:spacing w:val="-7"/>
          </w:rPr>
          <w:delText xml:space="preserve"> </w:delText>
        </w:r>
        <w:r w:rsidDel="008B01F8">
          <w:delText>Party</w:delText>
        </w:r>
      </w:del>
      <w:ins w:id="82" w:author="Stella Sung" w:date="2022-11-16T17:54:00Z">
        <w:r w:rsidR="008B01F8">
          <w:t>both Company and such Indemnified Party</w:t>
        </w:r>
      </w:ins>
      <w:r>
        <w:t>, from</w:t>
      </w:r>
      <w:r>
        <w:rPr>
          <w:spacing w:val="-1"/>
        </w:rPr>
        <w:t xml:space="preserve"> </w:t>
      </w:r>
      <w:r>
        <w:t>all</w:t>
      </w:r>
      <w:r>
        <w:rPr>
          <w:spacing w:val="-6"/>
        </w:rPr>
        <w:t xml:space="preserve"> </w:t>
      </w:r>
      <w:r>
        <w:t>losses, claims, damages, liabilities or expenses arising out of such action, claim, suit or proceeding.</w:t>
      </w:r>
    </w:p>
    <w:p w14:paraId="3B00F9F9" w14:textId="77777777" w:rsidR="00DC57FC" w:rsidDel="008B01F8" w:rsidRDefault="00DC57FC">
      <w:pPr>
        <w:pStyle w:val="BodyText"/>
        <w:spacing w:before="8"/>
        <w:rPr>
          <w:del w:id="83" w:author="Stella Sung" w:date="2022-11-16T17:58:00Z"/>
          <w:sz w:val="21"/>
        </w:rPr>
      </w:pPr>
    </w:p>
    <w:p w14:paraId="2F828872" w14:textId="63E04CDC" w:rsidR="00DC57FC" w:rsidDel="008B01F8" w:rsidRDefault="00000000">
      <w:pPr>
        <w:spacing w:before="1"/>
        <w:ind w:left="239" w:right="151" w:firstLine="916"/>
        <w:jc w:val="both"/>
        <w:rPr>
          <w:del w:id="84" w:author="Stella Sung" w:date="2022-11-16T17:58:00Z"/>
        </w:rPr>
      </w:pPr>
      <w:del w:id="85" w:author="Stella Sung" w:date="2022-11-16T17:58:00Z">
        <w:r w:rsidDel="008B01F8">
          <w:delText>In the</w:delText>
        </w:r>
        <w:r w:rsidDel="008B01F8">
          <w:rPr>
            <w:spacing w:val="-14"/>
          </w:rPr>
          <w:delText xml:space="preserve"> </w:delText>
        </w:r>
        <w:r w:rsidDel="008B01F8">
          <w:delText>event</w:delText>
        </w:r>
        <w:r w:rsidDel="008B01F8">
          <w:rPr>
            <w:spacing w:val="-1"/>
          </w:rPr>
          <w:delText xml:space="preserve"> </w:delText>
        </w:r>
        <w:r w:rsidDel="008B01F8">
          <w:delText>any</w:delText>
        </w:r>
        <w:r w:rsidDel="008B01F8">
          <w:rPr>
            <w:spacing w:val="-7"/>
          </w:rPr>
          <w:delText xml:space="preserve"> </w:delText>
        </w:r>
        <w:r w:rsidDel="008B01F8">
          <w:delText>Indemnified</w:delText>
        </w:r>
        <w:r w:rsidDel="008B01F8">
          <w:rPr>
            <w:spacing w:val="-10"/>
          </w:rPr>
          <w:delText xml:space="preserve"> </w:delText>
        </w:r>
        <w:r w:rsidDel="008B01F8">
          <w:delText>Party</w:delText>
        </w:r>
        <w:r w:rsidDel="008B01F8">
          <w:rPr>
            <w:spacing w:val="-11"/>
          </w:rPr>
          <w:delText xml:space="preserve"> </w:delText>
        </w:r>
        <w:r w:rsidDel="008B01F8">
          <w:delText>shall</w:delText>
        </w:r>
        <w:r w:rsidDel="008B01F8">
          <w:rPr>
            <w:spacing w:val="-9"/>
          </w:rPr>
          <w:delText xml:space="preserve"> </w:delText>
        </w:r>
        <w:r w:rsidDel="008B01F8">
          <w:delText>incur</w:delText>
        </w:r>
        <w:r w:rsidDel="008B01F8">
          <w:rPr>
            <w:spacing w:val="-12"/>
          </w:rPr>
          <w:delText xml:space="preserve"> </w:delText>
        </w:r>
        <w:r w:rsidDel="008B01F8">
          <w:delText>any</w:delText>
        </w:r>
        <w:r w:rsidDel="008B01F8">
          <w:rPr>
            <w:spacing w:val="-11"/>
          </w:rPr>
          <w:delText xml:space="preserve"> </w:delText>
        </w:r>
        <w:r w:rsidDel="008B01F8">
          <w:delText>expenses</w:delText>
        </w:r>
        <w:r w:rsidDel="008B01F8">
          <w:rPr>
            <w:spacing w:val="-2"/>
          </w:rPr>
          <w:delText xml:space="preserve"> </w:delText>
        </w:r>
        <w:r w:rsidDel="008B01F8">
          <w:delText>covered</w:delText>
        </w:r>
        <w:r w:rsidDel="008B01F8">
          <w:rPr>
            <w:spacing w:val="-7"/>
          </w:rPr>
          <w:delText xml:space="preserve"> </w:delText>
        </w:r>
        <w:r w:rsidDel="008B01F8">
          <w:delText>by</w:delText>
        </w:r>
        <w:r w:rsidDel="008B01F8">
          <w:rPr>
            <w:spacing w:val="-11"/>
          </w:rPr>
          <w:delText xml:space="preserve"> </w:delText>
        </w:r>
        <w:r w:rsidDel="008B01F8">
          <w:delText>this</w:delText>
        </w:r>
        <w:r w:rsidDel="008B01F8">
          <w:rPr>
            <w:spacing w:val="-10"/>
          </w:rPr>
          <w:delText xml:space="preserve"> </w:delText>
        </w:r>
        <w:r w:rsidDel="008B01F8">
          <w:delText>Exhibit</w:delText>
        </w:r>
        <w:r w:rsidDel="008B01F8">
          <w:rPr>
            <w:spacing w:val="-9"/>
          </w:rPr>
          <w:delText xml:space="preserve"> </w:delText>
        </w:r>
        <w:r w:rsidDel="008B01F8">
          <w:delText>A, Company shall reimburse the Indemnified Party for such covered expenses within ten (10) business days of the Indemnified</w:delText>
        </w:r>
        <w:r w:rsidDel="008B01F8">
          <w:rPr>
            <w:spacing w:val="-1"/>
          </w:rPr>
          <w:delText xml:space="preserve"> </w:delText>
        </w:r>
        <w:r w:rsidDel="008B01F8">
          <w:delText>Party's delivery</w:delText>
        </w:r>
        <w:r w:rsidDel="008B01F8">
          <w:rPr>
            <w:spacing w:val="-1"/>
          </w:rPr>
          <w:delText xml:space="preserve"> </w:delText>
        </w:r>
        <w:r w:rsidDel="008B01F8">
          <w:delText>to</w:delText>
        </w:r>
        <w:r w:rsidDel="008B01F8">
          <w:rPr>
            <w:spacing w:val="-6"/>
          </w:rPr>
          <w:delText xml:space="preserve"> </w:delText>
        </w:r>
        <w:r w:rsidDel="008B01F8">
          <w:delText>Company</w:delText>
        </w:r>
        <w:r w:rsidDel="008B01F8">
          <w:rPr>
            <w:spacing w:val="-6"/>
          </w:rPr>
          <w:delText xml:space="preserve"> </w:delText>
        </w:r>
        <w:r w:rsidDel="008B01F8">
          <w:delText>of an</w:delText>
        </w:r>
        <w:r w:rsidDel="008B01F8">
          <w:rPr>
            <w:spacing w:val="-1"/>
          </w:rPr>
          <w:delText xml:space="preserve"> </w:delText>
        </w:r>
        <w:r w:rsidDel="008B01F8">
          <w:delText>invoice</w:delText>
        </w:r>
        <w:r w:rsidDel="008B01F8">
          <w:rPr>
            <w:spacing w:val="-8"/>
          </w:rPr>
          <w:delText xml:space="preserve"> </w:delText>
        </w:r>
        <w:r w:rsidDel="008B01F8">
          <w:delText>therefor, with</w:delText>
        </w:r>
        <w:r w:rsidDel="008B01F8">
          <w:rPr>
            <w:spacing w:val="-1"/>
          </w:rPr>
          <w:delText xml:space="preserve"> </w:delText>
        </w:r>
        <w:r w:rsidDel="008B01F8">
          <w:delText>receipts attached. Such</w:delText>
        </w:r>
        <w:r w:rsidDel="008B01F8">
          <w:rPr>
            <w:spacing w:val="-1"/>
          </w:rPr>
          <w:delText xml:space="preserve"> </w:delText>
        </w:r>
        <w:r w:rsidDel="008B01F8">
          <w:delText>obligation</w:delText>
        </w:r>
        <w:r w:rsidDel="008B01F8">
          <w:rPr>
            <w:spacing w:val="-1"/>
          </w:rPr>
          <w:delText xml:space="preserve"> </w:delText>
        </w:r>
        <w:r w:rsidDel="008B01F8">
          <w:delText xml:space="preserve">of Company to so advance funds </w:delText>
        </w:r>
      </w:del>
      <w:del w:id="86" w:author="Stella Sung" w:date="2022-11-16T17:57:00Z">
        <w:r w:rsidDel="008B01F8">
          <w:delText xml:space="preserve">may </w:delText>
        </w:r>
      </w:del>
      <w:del w:id="87" w:author="Stella Sung" w:date="2022-11-16T17:58:00Z">
        <w:r w:rsidDel="008B01F8">
          <w:delText>be conditioned upon Company's receipt of a written undertaking from the Indemnified Party to repay such amounts within ten (10) business days after a final, non-appealable judicial determination that such Indemnified Party was not entitled to indemnification hereunder.</w:delText>
        </w:r>
      </w:del>
    </w:p>
    <w:p w14:paraId="3DB93FBA" w14:textId="77777777" w:rsidR="00DC57FC" w:rsidRDefault="00DC57FC">
      <w:pPr>
        <w:pStyle w:val="BodyText"/>
        <w:spacing w:before="4"/>
        <w:rPr>
          <w:sz w:val="22"/>
        </w:rPr>
      </w:pPr>
    </w:p>
    <w:p w14:paraId="06CE92E6" w14:textId="77777777" w:rsidR="00DC57FC" w:rsidRDefault="00000000">
      <w:pPr>
        <w:spacing w:before="1"/>
        <w:ind w:left="240" w:right="152" w:firstLine="916"/>
        <w:jc w:val="both"/>
      </w:pPr>
      <w:r>
        <w:t>The foregoing indemnification and contribution provisions are not in lieu of, but in addition to, any</w:t>
      </w:r>
      <w:r>
        <w:rPr>
          <w:spacing w:val="-1"/>
        </w:rPr>
        <w:t xml:space="preserve"> </w:t>
      </w:r>
      <w:r>
        <w:t>rights</w:t>
      </w:r>
      <w:r>
        <w:rPr>
          <w:spacing w:val="-10"/>
        </w:rPr>
        <w:t xml:space="preserve"> </w:t>
      </w:r>
      <w:r>
        <w:t>which</w:t>
      </w:r>
      <w:r>
        <w:rPr>
          <w:spacing w:val="-6"/>
        </w:rPr>
        <w:t xml:space="preserve"> </w:t>
      </w:r>
      <w:r>
        <w:t>any</w:t>
      </w:r>
      <w:r>
        <w:rPr>
          <w:spacing w:val="-11"/>
        </w:rPr>
        <w:t xml:space="preserve"> </w:t>
      </w:r>
      <w:r>
        <w:t>Indemnified</w:t>
      </w:r>
      <w:r>
        <w:rPr>
          <w:spacing w:val="-10"/>
        </w:rPr>
        <w:t xml:space="preserve"> </w:t>
      </w:r>
      <w:r>
        <w:t>Party</w:t>
      </w:r>
      <w:r>
        <w:rPr>
          <w:spacing w:val="-11"/>
        </w:rPr>
        <w:t xml:space="preserve"> </w:t>
      </w:r>
      <w:r>
        <w:t>may</w:t>
      </w:r>
      <w:r>
        <w:rPr>
          <w:spacing w:val="-10"/>
        </w:rPr>
        <w:t xml:space="preserve"> </w:t>
      </w:r>
      <w:r>
        <w:t>have</w:t>
      </w:r>
      <w:r>
        <w:rPr>
          <w:spacing w:val="-8"/>
        </w:rPr>
        <w:t xml:space="preserve"> </w:t>
      </w:r>
      <w:r>
        <w:t>at</w:t>
      </w:r>
      <w:r>
        <w:rPr>
          <w:spacing w:val="-5"/>
        </w:rPr>
        <w:t xml:space="preserve"> </w:t>
      </w:r>
      <w:r>
        <w:t>common</w:t>
      </w:r>
      <w:r>
        <w:rPr>
          <w:spacing w:val="-11"/>
        </w:rPr>
        <w:t xml:space="preserve"> </w:t>
      </w:r>
      <w:r>
        <w:t>law</w:t>
      </w:r>
      <w:r>
        <w:rPr>
          <w:spacing w:val="-7"/>
        </w:rPr>
        <w:t xml:space="preserve"> </w:t>
      </w:r>
      <w:r>
        <w:t>hereunder or</w:t>
      </w:r>
      <w:r>
        <w:rPr>
          <w:spacing w:val="-7"/>
        </w:rPr>
        <w:t xml:space="preserve"> </w:t>
      </w:r>
      <w:r>
        <w:t>otherwise</w:t>
      </w:r>
      <w:del w:id="88" w:author="Stella Sung" w:date="2022-11-16T17:59:00Z">
        <w:r w:rsidDel="008B01F8">
          <w:delText>,</w:delText>
        </w:r>
      </w:del>
      <w:r>
        <w:t xml:space="preserve"> and</w:t>
      </w:r>
      <w:r>
        <w:rPr>
          <w:spacing w:val="-11"/>
        </w:rPr>
        <w:t xml:space="preserve"> </w:t>
      </w:r>
      <w:r>
        <w:t>shall</w:t>
      </w:r>
      <w:r>
        <w:rPr>
          <w:spacing w:val="-5"/>
        </w:rPr>
        <w:t xml:space="preserve"> </w:t>
      </w:r>
      <w:r>
        <w:t>remain in</w:t>
      </w:r>
      <w:r>
        <w:rPr>
          <w:spacing w:val="-16"/>
        </w:rPr>
        <w:t xml:space="preserve"> </w:t>
      </w:r>
      <w:r>
        <w:t>full</w:t>
      </w:r>
      <w:r>
        <w:rPr>
          <w:spacing w:val="-14"/>
        </w:rPr>
        <w:t xml:space="preserve"> </w:t>
      </w:r>
      <w:r>
        <w:t>force</w:t>
      </w:r>
      <w:r>
        <w:rPr>
          <w:spacing w:val="-14"/>
        </w:rPr>
        <w:t xml:space="preserve"> </w:t>
      </w:r>
      <w:r>
        <w:t>and</w:t>
      </w:r>
      <w:r>
        <w:rPr>
          <w:spacing w:val="-13"/>
        </w:rPr>
        <w:t xml:space="preserve"> </w:t>
      </w:r>
      <w:r>
        <w:t>effect</w:t>
      </w:r>
      <w:r>
        <w:rPr>
          <w:spacing w:val="-14"/>
        </w:rPr>
        <w:t xml:space="preserve"> </w:t>
      </w:r>
      <w:r>
        <w:t>following</w:t>
      </w:r>
      <w:r>
        <w:rPr>
          <w:spacing w:val="-14"/>
        </w:rPr>
        <w:t xml:space="preserve"> </w:t>
      </w:r>
      <w:r>
        <w:t>the</w:t>
      </w:r>
      <w:r>
        <w:rPr>
          <w:spacing w:val="-14"/>
        </w:rPr>
        <w:t xml:space="preserve"> </w:t>
      </w:r>
      <w:r>
        <w:t>expiration</w:t>
      </w:r>
      <w:r>
        <w:rPr>
          <w:spacing w:val="-13"/>
        </w:rPr>
        <w:t xml:space="preserve"> </w:t>
      </w:r>
      <w:r>
        <w:t>or</w:t>
      </w:r>
      <w:r>
        <w:rPr>
          <w:spacing w:val="-14"/>
        </w:rPr>
        <w:t xml:space="preserve"> </w:t>
      </w:r>
      <w:r>
        <w:t>termination</w:t>
      </w:r>
      <w:r>
        <w:rPr>
          <w:spacing w:val="-14"/>
        </w:rPr>
        <w:t xml:space="preserve"> </w:t>
      </w:r>
      <w:r>
        <w:t>of</w:t>
      </w:r>
      <w:r>
        <w:rPr>
          <w:spacing w:val="-14"/>
        </w:rPr>
        <w:t xml:space="preserve"> </w:t>
      </w:r>
      <w:r>
        <w:t>Millenia's</w:t>
      </w:r>
      <w:r>
        <w:rPr>
          <w:spacing w:val="-13"/>
        </w:rPr>
        <w:t xml:space="preserve"> </w:t>
      </w:r>
      <w:r>
        <w:t>engagement</w:t>
      </w:r>
      <w:r>
        <w:rPr>
          <w:spacing w:val="-14"/>
        </w:rPr>
        <w:t xml:space="preserve"> </w:t>
      </w:r>
      <w:r>
        <w:t>and</w:t>
      </w:r>
      <w:r>
        <w:rPr>
          <w:spacing w:val="-14"/>
        </w:rPr>
        <w:t xml:space="preserve"> </w:t>
      </w:r>
      <w:r>
        <w:t>shall</w:t>
      </w:r>
      <w:r>
        <w:rPr>
          <w:spacing w:val="-14"/>
        </w:rPr>
        <w:t xml:space="preserve"> </w:t>
      </w:r>
      <w:r>
        <w:t>be</w:t>
      </w:r>
      <w:r>
        <w:rPr>
          <w:spacing w:val="-13"/>
        </w:rPr>
        <w:t xml:space="preserve"> </w:t>
      </w:r>
      <w:r>
        <w:t>binding on any</w:t>
      </w:r>
      <w:r>
        <w:rPr>
          <w:spacing w:val="-6"/>
        </w:rPr>
        <w:t xml:space="preserve"> </w:t>
      </w:r>
      <w:r>
        <w:t>successors or</w:t>
      </w:r>
      <w:r>
        <w:rPr>
          <w:spacing w:val="-2"/>
        </w:rPr>
        <w:t xml:space="preserve"> </w:t>
      </w:r>
      <w:r>
        <w:t>assigns</w:t>
      </w:r>
      <w:r>
        <w:rPr>
          <w:spacing w:val="-5"/>
        </w:rPr>
        <w:t xml:space="preserve"> </w:t>
      </w:r>
      <w:r>
        <w:t>of</w:t>
      </w:r>
      <w:r>
        <w:rPr>
          <w:spacing w:val="-2"/>
        </w:rPr>
        <w:t xml:space="preserve"> </w:t>
      </w:r>
      <w:r>
        <w:t>Company</w:t>
      </w:r>
      <w:r>
        <w:rPr>
          <w:spacing w:val="-6"/>
        </w:rPr>
        <w:t xml:space="preserve"> </w:t>
      </w:r>
      <w:r>
        <w:t>and</w:t>
      </w:r>
      <w:r>
        <w:rPr>
          <w:spacing w:val="-6"/>
        </w:rPr>
        <w:t xml:space="preserve"> </w:t>
      </w:r>
      <w:r>
        <w:t>successors or</w:t>
      </w:r>
      <w:r>
        <w:rPr>
          <w:spacing w:val="-7"/>
        </w:rPr>
        <w:t xml:space="preserve"> </w:t>
      </w:r>
      <w:r>
        <w:t>assigns</w:t>
      </w:r>
      <w:r>
        <w:rPr>
          <w:spacing w:val="-5"/>
        </w:rPr>
        <w:t xml:space="preserve"> </w:t>
      </w:r>
      <w:r>
        <w:t>to</w:t>
      </w:r>
      <w:r>
        <w:rPr>
          <w:spacing w:val="-6"/>
        </w:rPr>
        <w:t xml:space="preserve"> </w:t>
      </w:r>
      <w:r>
        <w:t>all or</w:t>
      </w:r>
      <w:r>
        <w:rPr>
          <w:spacing w:val="-7"/>
        </w:rPr>
        <w:t xml:space="preserve"> </w:t>
      </w:r>
      <w:r>
        <w:t>substantially</w:t>
      </w:r>
      <w:r>
        <w:rPr>
          <w:spacing w:val="-6"/>
        </w:rPr>
        <w:t xml:space="preserve"> </w:t>
      </w:r>
      <w:r>
        <w:t>all of</w:t>
      </w:r>
      <w:r>
        <w:rPr>
          <w:spacing w:val="-7"/>
        </w:rPr>
        <w:t xml:space="preserve"> </w:t>
      </w:r>
      <w:r>
        <w:t>Company's business or assets.</w:t>
      </w:r>
    </w:p>
    <w:sectPr w:rsidR="00DC57FC">
      <w:pgSz w:w="12240" w:h="15840"/>
      <w:pgMar w:top="800" w:right="1260" w:bottom="1340" w:left="1200" w:header="0" w:footer="11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8146D" w14:textId="77777777" w:rsidR="00CC13F8" w:rsidRDefault="00CC13F8">
      <w:r>
        <w:separator/>
      </w:r>
    </w:p>
  </w:endnote>
  <w:endnote w:type="continuationSeparator" w:id="0">
    <w:p w14:paraId="253154F2" w14:textId="77777777" w:rsidR="00CC13F8" w:rsidRDefault="00CC1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113B" w14:textId="171D92F8" w:rsidR="00DC57FC" w:rsidRDefault="00BC4371">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3EF0B9D" wp14:editId="52D6D7B1">
              <wp:simplePos x="0" y="0"/>
              <wp:positionH relativeFrom="page">
                <wp:posOffset>3778250</wp:posOffset>
              </wp:positionH>
              <wp:positionV relativeFrom="page">
                <wp:posOffset>9190355</wp:posOffset>
              </wp:positionV>
              <wp:extent cx="235585" cy="194310"/>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C2440" w14:textId="77777777" w:rsidR="00DC57FC"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F0B9D" id="_x0000_t202" coordsize="21600,21600" o:spt="202" path="m,l,21600r21600,l21600,xe">
              <v:stroke joinstyle="miter"/>
              <v:path gradientshapeok="t" o:connecttype="rect"/>
            </v:shapetype>
            <v:shape id="docshape1" o:spid="_x0000_s1027" type="#_x0000_t202" style="position:absolute;margin-left:297.5pt;margin-top:723.65pt;width:18.55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" filled="f" stroked="f">
              <v:textbox inset="0,0,0,0">
                <w:txbxContent>
                  <w:p w14:paraId="2E6C2440" w14:textId="77777777" w:rsidR="00DC57FC"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504A9" w14:textId="77777777" w:rsidR="00CC13F8" w:rsidRDefault="00CC13F8">
      <w:r>
        <w:separator/>
      </w:r>
    </w:p>
  </w:footnote>
  <w:footnote w:type="continuationSeparator" w:id="0">
    <w:p w14:paraId="3C8EC092" w14:textId="77777777" w:rsidR="00CC13F8" w:rsidRDefault="00CC13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3D9"/>
    <w:multiLevelType w:val="hybridMultilevel"/>
    <w:tmpl w:val="7D12A14C"/>
    <w:lvl w:ilvl="0" w:tplc="8B024570">
      <w:start w:val="1"/>
      <w:numFmt w:val="lowerRoman"/>
      <w:lvlText w:val="(%1)"/>
      <w:lvlJc w:val="left"/>
      <w:pPr>
        <w:ind w:left="1540" w:hanging="720"/>
        <w:jc w:val="left"/>
      </w:pPr>
      <w:rPr>
        <w:rFonts w:ascii="Times New Roman" w:eastAsia="Times New Roman" w:hAnsi="Times New Roman" w:cs="Times New Roman" w:hint="default"/>
        <w:b w:val="0"/>
        <w:bCs w:val="0"/>
        <w:i w:val="0"/>
        <w:iCs w:val="0"/>
        <w:spacing w:val="-6"/>
        <w:w w:val="95"/>
        <w:sz w:val="24"/>
        <w:szCs w:val="24"/>
        <w:lang w:val="en-US" w:eastAsia="en-US" w:bidi="ar-SA"/>
      </w:rPr>
    </w:lvl>
    <w:lvl w:ilvl="1" w:tplc="4D366A98">
      <w:numFmt w:val="bullet"/>
      <w:lvlText w:val="•"/>
      <w:lvlJc w:val="left"/>
      <w:pPr>
        <w:ind w:left="2364" w:hanging="720"/>
      </w:pPr>
      <w:rPr>
        <w:rFonts w:hint="default"/>
        <w:lang w:val="en-US" w:eastAsia="en-US" w:bidi="ar-SA"/>
      </w:rPr>
    </w:lvl>
    <w:lvl w:ilvl="2" w:tplc="B19C53DA">
      <w:numFmt w:val="bullet"/>
      <w:lvlText w:val="•"/>
      <w:lvlJc w:val="left"/>
      <w:pPr>
        <w:ind w:left="3188" w:hanging="720"/>
      </w:pPr>
      <w:rPr>
        <w:rFonts w:hint="default"/>
        <w:lang w:val="en-US" w:eastAsia="en-US" w:bidi="ar-SA"/>
      </w:rPr>
    </w:lvl>
    <w:lvl w:ilvl="3" w:tplc="67047C02">
      <w:numFmt w:val="bullet"/>
      <w:lvlText w:val="•"/>
      <w:lvlJc w:val="left"/>
      <w:pPr>
        <w:ind w:left="4012" w:hanging="720"/>
      </w:pPr>
      <w:rPr>
        <w:rFonts w:hint="default"/>
        <w:lang w:val="en-US" w:eastAsia="en-US" w:bidi="ar-SA"/>
      </w:rPr>
    </w:lvl>
    <w:lvl w:ilvl="4" w:tplc="F26A6142">
      <w:numFmt w:val="bullet"/>
      <w:lvlText w:val="•"/>
      <w:lvlJc w:val="left"/>
      <w:pPr>
        <w:ind w:left="4836" w:hanging="720"/>
      </w:pPr>
      <w:rPr>
        <w:rFonts w:hint="default"/>
        <w:lang w:val="en-US" w:eastAsia="en-US" w:bidi="ar-SA"/>
      </w:rPr>
    </w:lvl>
    <w:lvl w:ilvl="5" w:tplc="AB2E9C9C">
      <w:numFmt w:val="bullet"/>
      <w:lvlText w:val="•"/>
      <w:lvlJc w:val="left"/>
      <w:pPr>
        <w:ind w:left="5660" w:hanging="720"/>
      </w:pPr>
      <w:rPr>
        <w:rFonts w:hint="default"/>
        <w:lang w:val="en-US" w:eastAsia="en-US" w:bidi="ar-SA"/>
      </w:rPr>
    </w:lvl>
    <w:lvl w:ilvl="6" w:tplc="B9BCEDB2">
      <w:numFmt w:val="bullet"/>
      <w:lvlText w:val="•"/>
      <w:lvlJc w:val="left"/>
      <w:pPr>
        <w:ind w:left="6484" w:hanging="720"/>
      </w:pPr>
      <w:rPr>
        <w:rFonts w:hint="default"/>
        <w:lang w:val="en-US" w:eastAsia="en-US" w:bidi="ar-SA"/>
      </w:rPr>
    </w:lvl>
    <w:lvl w:ilvl="7" w:tplc="571EA382">
      <w:numFmt w:val="bullet"/>
      <w:lvlText w:val="•"/>
      <w:lvlJc w:val="left"/>
      <w:pPr>
        <w:ind w:left="7308" w:hanging="720"/>
      </w:pPr>
      <w:rPr>
        <w:rFonts w:hint="default"/>
        <w:lang w:val="en-US" w:eastAsia="en-US" w:bidi="ar-SA"/>
      </w:rPr>
    </w:lvl>
    <w:lvl w:ilvl="8" w:tplc="1BD406C0">
      <w:numFmt w:val="bullet"/>
      <w:lvlText w:val="•"/>
      <w:lvlJc w:val="left"/>
      <w:pPr>
        <w:ind w:left="8132" w:hanging="720"/>
      </w:pPr>
      <w:rPr>
        <w:rFonts w:hint="default"/>
        <w:lang w:val="en-US" w:eastAsia="en-US" w:bidi="ar-SA"/>
      </w:rPr>
    </w:lvl>
  </w:abstractNum>
  <w:abstractNum w:abstractNumId="1" w15:restartNumberingAfterBreak="0">
    <w:nsid w:val="085962A8"/>
    <w:multiLevelType w:val="hybridMultilevel"/>
    <w:tmpl w:val="2432F394"/>
    <w:lvl w:ilvl="0" w:tplc="1A6AB59A">
      <w:start w:val="1"/>
      <w:numFmt w:val="decimal"/>
      <w:lvlText w:val="%1."/>
      <w:lvlJc w:val="left"/>
      <w:pPr>
        <w:ind w:left="960" w:hanging="720"/>
        <w:jc w:val="left"/>
      </w:pPr>
      <w:rPr>
        <w:rFonts w:ascii="Times New Roman" w:eastAsia="Times New Roman" w:hAnsi="Times New Roman" w:cs="Times New Roman" w:hint="default"/>
        <w:b/>
        <w:bCs/>
        <w:i w:val="0"/>
        <w:iCs w:val="0"/>
        <w:w w:val="100"/>
        <w:sz w:val="24"/>
        <w:szCs w:val="24"/>
        <w:lang w:val="en-US" w:eastAsia="en-US" w:bidi="ar-SA"/>
      </w:rPr>
    </w:lvl>
    <w:lvl w:ilvl="1" w:tplc="7548D366">
      <w:start w:val="2"/>
      <w:numFmt w:val="lowerRoman"/>
      <w:lvlText w:val="(%2)"/>
      <w:lvlJc w:val="left"/>
      <w:pPr>
        <w:ind w:left="1276"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A52EE34">
      <w:numFmt w:val="bullet"/>
      <w:lvlText w:val="•"/>
      <w:lvlJc w:val="left"/>
      <w:pPr>
        <w:ind w:left="2224" w:hanging="356"/>
      </w:pPr>
      <w:rPr>
        <w:rFonts w:hint="default"/>
        <w:lang w:val="en-US" w:eastAsia="en-US" w:bidi="ar-SA"/>
      </w:rPr>
    </w:lvl>
    <w:lvl w:ilvl="3" w:tplc="D994A22E">
      <w:numFmt w:val="bullet"/>
      <w:lvlText w:val="•"/>
      <w:lvlJc w:val="left"/>
      <w:pPr>
        <w:ind w:left="3168" w:hanging="356"/>
      </w:pPr>
      <w:rPr>
        <w:rFonts w:hint="default"/>
        <w:lang w:val="en-US" w:eastAsia="en-US" w:bidi="ar-SA"/>
      </w:rPr>
    </w:lvl>
    <w:lvl w:ilvl="4" w:tplc="442CA19E">
      <w:numFmt w:val="bullet"/>
      <w:lvlText w:val="•"/>
      <w:lvlJc w:val="left"/>
      <w:pPr>
        <w:ind w:left="4113" w:hanging="356"/>
      </w:pPr>
      <w:rPr>
        <w:rFonts w:hint="default"/>
        <w:lang w:val="en-US" w:eastAsia="en-US" w:bidi="ar-SA"/>
      </w:rPr>
    </w:lvl>
    <w:lvl w:ilvl="5" w:tplc="99806048">
      <w:numFmt w:val="bullet"/>
      <w:lvlText w:val="•"/>
      <w:lvlJc w:val="left"/>
      <w:pPr>
        <w:ind w:left="5057" w:hanging="356"/>
      </w:pPr>
      <w:rPr>
        <w:rFonts w:hint="default"/>
        <w:lang w:val="en-US" w:eastAsia="en-US" w:bidi="ar-SA"/>
      </w:rPr>
    </w:lvl>
    <w:lvl w:ilvl="6" w:tplc="1548CA92">
      <w:numFmt w:val="bullet"/>
      <w:lvlText w:val="•"/>
      <w:lvlJc w:val="left"/>
      <w:pPr>
        <w:ind w:left="6002" w:hanging="356"/>
      </w:pPr>
      <w:rPr>
        <w:rFonts w:hint="default"/>
        <w:lang w:val="en-US" w:eastAsia="en-US" w:bidi="ar-SA"/>
      </w:rPr>
    </w:lvl>
    <w:lvl w:ilvl="7" w:tplc="E0F26720">
      <w:numFmt w:val="bullet"/>
      <w:lvlText w:val="•"/>
      <w:lvlJc w:val="left"/>
      <w:pPr>
        <w:ind w:left="6946" w:hanging="356"/>
      </w:pPr>
      <w:rPr>
        <w:rFonts w:hint="default"/>
        <w:lang w:val="en-US" w:eastAsia="en-US" w:bidi="ar-SA"/>
      </w:rPr>
    </w:lvl>
    <w:lvl w:ilvl="8" w:tplc="B0E612CA">
      <w:numFmt w:val="bullet"/>
      <w:lvlText w:val="•"/>
      <w:lvlJc w:val="left"/>
      <w:pPr>
        <w:ind w:left="7891" w:hanging="356"/>
      </w:pPr>
      <w:rPr>
        <w:rFonts w:hint="default"/>
        <w:lang w:val="en-US" w:eastAsia="en-US" w:bidi="ar-SA"/>
      </w:rPr>
    </w:lvl>
  </w:abstractNum>
  <w:abstractNum w:abstractNumId="2" w15:restartNumberingAfterBreak="0">
    <w:nsid w:val="664A60C6"/>
    <w:multiLevelType w:val="hybridMultilevel"/>
    <w:tmpl w:val="C804E4D4"/>
    <w:lvl w:ilvl="0" w:tplc="4664FB32">
      <w:start w:val="1"/>
      <w:numFmt w:val="lowerLetter"/>
      <w:lvlText w:val="(%1)"/>
      <w:lvlJc w:val="left"/>
      <w:pPr>
        <w:ind w:left="1646" w:hanging="720"/>
        <w:jc w:val="left"/>
      </w:pPr>
      <w:rPr>
        <w:rFonts w:ascii="Times New Roman" w:eastAsia="Times New Roman" w:hAnsi="Times New Roman" w:cs="Times New Roman" w:hint="default"/>
        <w:b/>
        <w:bCs/>
        <w:i w:val="0"/>
        <w:iCs w:val="0"/>
        <w:spacing w:val="-7"/>
        <w:w w:val="97"/>
        <w:sz w:val="24"/>
        <w:szCs w:val="24"/>
        <w:lang w:val="en-US" w:eastAsia="en-US" w:bidi="ar-SA"/>
      </w:rPr>
    </w:lvl>
    <w:lvl w:ilvl="1" w:tplc="3D72989E">
      <w:numFmt w:val="bullet"/>
      <w:lvlText w:val="•"/>
      <w:lvlJc w:val="left"/>
      <w:pPr>
        <w:ind w:left="2454" w:hanging="720"/>
      </w:pPr>
      <w:rPr>
        <w:rFonts w:hint="default"/>
        <w:lang w:val="en-US" w:eastAsia="en-US" w:bidi="ar-SA"/>
      </w:rPr>
    </w:lvl>
    <w:lvl w:ilvl="2" w:tplc="55FCFEEA">
      <w:numFmt w:val="bullet"/>
      <w:lvlText w:val="•"/>
      <w:lvlJc w:val="left"/>
      <w:pPr>
        <w:ind w:left="3268" w:hanging="720"/>
      </w:pPr>
      <w:rPr>
        <w:rFonts w:hint="default"/>
        <w:lang w:val="en-US" w:eastAsia="en-US" w:bidi="ar-SA"/>
      </w:rPr>
    </w:lvl>
    <w:lvl w:ilvl="3" w:tplc="09789CAC">
      <w:numFmt w:val="bullet"/>
      <w:lvlText w:val="•"/>
      <w:lvlJc w:val="left"/>
      <w:pPr>
        <w:ind w:left="4082" w:hanging="720"/>
      </w:pPr>
      <w:rPr>
        <w:rFonts w:hint="default"/>
        <w:lang w:val="en-US" w:eastAsia="en-US" w:bidi="ar-SA"/>
      </w:rPr>
    </w:lvl>
    <w:lvl w:ilvl="4" w:tplc="E15AF7C6">
      <w:numFmt w:val="bullet"/>
      <w:lvlText w:val="•"/>
      <w:lvlJc w:val="left"/>
      <w:pPr>
        <w:ind w:left="4896" w:hanging="720"/>
      </w:pPr>
      <w:rPr>
        <w:rFonts w:hint="default"/>
        <w:lang w:val="en-US" w:eastAsia="en-US" w:bidi="ar-SA"/>
      </w:rPr>
    </w:lvl>
    <w:lvl w:ilvl="5" w:tplc="178C9820">
      <w:numFmt w:val="bullet"/>
      <w:lvlText w:val="•"/>
      <w:lvlJc w:val="left"/>
      <w:pPr>
        <w:ind w:left="5710" w:hanging="720"/>
      </w:pPr>
      <w:rPr>
        <w:rFonts w:hint="default"/>
        <w:lang w:val="en-US" w:eastAsia="en-US" w:bidi="ar-SA"/>
      </w:rPr>
    </w:lvl>
    <w:lvl w:ilvl="6" w:tplc="88D00010">
      <w:numFmt w:val="bullet"/>
      <w:lvlText w:val="•"/>
      <w:lvlJc w:val="left"/>
      <w:pPr>
        <w:ind w:left="6524" w:hanging="720"/>
      </w:pPr>
      <w:rPr>
        <w:rFonts w:hint="default"/>
        <w:lang w:val="en-US" w:eastAsia="en-US" w:bidi="ar-SA"/>
      </w:rPr>
    </w:lvl>
    <w:lvl w:ilvl="7" w:tplc="9CF297E0">
      <w:numFmt w:val="bullet"/>
      <w:lvlText w:val="•"/>
      <w:lvlJc w:val="left"/>
      <w:pPr>
        <w:ind w:left="7338" w:hanging="720"/>
      </w:pPr>
      <w:rPr>
        <w:rFonts w:hint="default"/>
        <w:lang w:val="en-US" w:eastAsia="en-US" w:bidi="ar-SA"/>
      </w:rPr>
    </w:lvl>
    <w:lvl w:ilvl="8" w:tplc="E34EC150">
      <w:numFmt w:val="bullet"/>
      <w:lvlText w:val="•"/>
      <w:lvlJc w:val="left"/>
      <w:pPr>
        <w:ind w:left="8152" w:hanging="720"/>
      </w:pPr>
      <w:rPr>
        <w:rFonts w:hint="default"/>
        <w:lang w:val="en-US" w:eastAsia="en-US" w:bidi="ar-SA"/>
      </w:rPr>
    </w:lvl>
  </w:abstractNum>
  <w:abstractNum w:abstractNumId="3" w15:restartNumberingAfterBreak="0">
    <w:nsid w:val="7D905B49"/>
    <w:multiLevelType w:val="hybridMultilevel"/>
    <w:tmpl w:val="80386136"/>
    <w:lvl w:ilvl="0" w:tplc="ADB0EC82">
      <w:start w:val="1"/>
      <w:numFmt w:val="lowerLetter"/>
      <w:lvlText w:val="(%1)"/>
      <w:lvlJc w:val="left"/>
      <w:pPr>
        <w:ind w:left="1680" w:hanging="629"/>
        <w:jc w:val="right"/>
      </w:pPr>
      <w:rPr>
        <w:rFonts w:ascii="Times New Roman" w:eastAsia="Times New Roman" w:hAnsi="Times New Roman" w:cs="Times New Roman" w:hint="default"/>
        <w:b/>
        <w:bCs/>
        <w:i w:val="0"/>
        <w:iCs w:val="0"/>
        <w:spacing w:val="-7"/>
        <w:w w:val="97"/>
        <w:sz w:val="24"/>
        <w:szCs w:val="24"/>
        <w:lang w:val="en-US" w:eastAsia="en-US" w:bidi="ar-SA"/>
      </w:rPr>
    </w:lvl>
    <w:lvl w:ilvl="1" w:tplc="CC161A7A">
      <w:numFmt w:val="bullet"/>
      <w:lvlText w:val="•"/>
      <w:lvlJc w:val="left"/>
      <w:pPr>
        <w:ind w:left="2490" w:hanging="629"/>
      </w:pPr>
      <w:rPr>
        <w:rFonts w:hint="default"/>
        <w:lang w:val="en-US" w:eastAsia="en-US" w:bidi="ar-SA"/>
      </w:rPr>
    </w:lvl>
    <w:lvl w:ilvl="2" w:tplc="3AAC3E3C">
      <w:numFmt w:val="bullet"/>
      <w:lvlText w:val="•"/>
      <w:lvlJc w:val="left"/>
      <w:pPr>
        <w:ind w:left="3300" w:hanging="629"/>
      </w:pPr>
      <w:rPr>
        <w:rFonts w:hint="default"/>
        <w:lang w:val="en-US" w:eastAsia="en-US" w:bidi="ar-SA"/>
      </w:rPr>
    </w:lvl>
    <w:lvl w:ilvl="3" w:tplc="E494C282">
      <w:numFmt w:val="bullet"/>
      <w:lvlText w:val="•"/>
      <w:lvlJc w:val="left"/>
      <w:pPr>
        <w:ind w:left="4110" w:hanging="629"/>
      </w:pPr>
      <w:rPr>
        <w:rFonts w:hint="default"/>
        <w:lang w:val="en-US" w:eastAsia="en-US" w:bidi="ar-SA"/>
      </w:rPr>
    </w:lvl>
    <w:lvl w:ilvl="4" w:tplc="788C1E5C">
      <w:numFmt w:val="bullet"/>
      <w:lvlText w:val="•"/>
      <w:lvlJc w:val="left"/>
      <w:pPr>
        <w:ind w:left="4920" w:hanging="629"/>
      </w:pPr>
      <w:rPr>
        <w:rFonts w:hint="default"/>
        <w:lang w:val="en-US" w:eastAsia="en-US" w:bidi="ar-SA"/>
      </w:rPr>
    </w:lvl>
    <w:lvl w:ilvl="5" w:tplc="F52C315C">
      <w:numFmt w:val="bullet"/>
      <w:lvlText w:val="•"/>
      <w:lvlJc w:val="left"/>
      <w:pPr>
        <w:ind w:left="5730" w:hanging="629"/>
      </w:pPr>
      <w:rPr>
        <w:rFonts w:hint="default"/>
        <w:lang w:val="en-US" w:eastAsia="en-US" w:bidi="ar-SA"/>
      </w:rPr>
    </w:lvl>
    <w:lvl w:ilvl="6" w:tplc="DE6ECE3C">
      <w:numFmt w:val="bullet"/>
      <w:lvlText w:val="•"/>
      <w:lvlJc w:val="left"/>
      <w:pPr>
        <w:ind w:left="6540" w:hanging="629"/>
      </w:pPr>
      <w:rPr>
        <w:rFonts w:hint="default"/>
        <w:lang w:val="en-US" w:eastAsia="en-US" w:bidi="ar-SA"/>
      </w:rPr>
    </w:lvl>
    <w:lvl w:ilvl="7" w:tplc="7AEAD5C8">
      <w:numFmt w:val="bullet"/>
      <w:lvlText w:val="•"/>
      <w:lvlJc w:val="left"/>
      <w:pPr>
        <w:ind w:left="7350" w:hanging="629"/>
      </w:pPr>
      <w:rPr>
        <w:rFonts w:hint="default"/>
        <w:lang w:val="en-US" w:eastAsia="en-US" w:bidi="ar-SA"/>
      </w:rPr>
    </w:lvl>
    <w:lvl w:ilvl="8" w:tplc="DC72A572">
      <w:numFmt w:val="bullet"/>
      <w:lvlText w:val="•"/>
      <w:lvlJc w:val="left"/>
      <w:pPr>
        <w:ind w:left="8160" w:hanging="629"/>
      </w:pPr>
      <w:rPr>
        <w:rFonts w:hint="default"/>
        <w:lang w:val="en-US" w:eastAsia="en-US" w:bidi="ar-SA"/>
      </w:rPr>
    </w:lvl>
  </w:abstractNum>
  <w:num w:numId="1" w16cid:durableId="199244493">
    <w:abstractNumId w:val="0"/>
  </w:num>
  <w:num w:numId="2" w16cid:durableId="759719284">
    <w:abstractNumId w:val="3"/>
  </w:num>
  <w:num w:numId="3" w16cid:durableId="1779833152">
    <w:abstractNumId w:val="2"/>
  </w:num>
  <w:num w:numId="4" w16cid:durableId="13364945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lla Sung">
    <w15:presenceInfo w15:providerId="None" w15:userId="Stella Su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FC"/>
    <w:rsid w:val="001259AF"/>
    <w:rsid w:val="008B01F8"/>
    <w:rsid w:val="00B205E3"/>
    <w:rsid w:val="00B838C0"/>
    <w:rsid w:val="00BC4371"/>
    <w:rsid w:val="00CC13F8"/>
    <w:rsid w:val="00DC5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33722"/>
  <w15:docId w15:val="{47943552-7FDA-4B29-A7EC-CC7FB7D2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921" w:hanging="702"/>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1" w:right="158" w:hanging="706"/>
      <w:jc w:val="both"/>
    </w:pPr>
  </w:style>
  <w:style w:type="paragraph" w:customStyle="1" w:styleId="TableParagraph">
    <w:name w:val="Table Paragraph"/>
    <w:basedOn w:val="Normal"/>
    <w:uiPriority w:val="1"/>
    <w:qFormat/>
    <w:pPr>
      <w:spacing w:line="250" w:lineRule="exact"/>
      <w:ind w:left="164"/>
    </w:pPr>
  </w:style>
  <w:style w:type="paragraph" w:styleId="Revision">
    <w:name w:val="Revision"/>
    <w:hidden/>
    <w:uiPriority w:val="99"/>
    <w:semiHidden/>
    <w:rsid w:val="00B205E3"/>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Phil@MilleniaVentures.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4075</Words>
  <Characters>23231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Perkins</dc:creator>
  <cp:lastModifiedBy>Stella Sung</cp:lastModifiedBy>
  <cp:revision>2</cp:revision>
  <dcterms:created xsi:type="dcterms:W3CDTF">2022-11-17T02:02:00Z</dcterms:created>
  <dcterms:modified xsi:type="dcterms:W3CDTF">2022-11-17T02:02:00Z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2022-11-16T00:00:00Z</vt:filetime>
  </property>
  <property fmtid="{D5CDD505-2E9C-101B-9397-08002B2CF9AE}" pid="3" name="Creator">
    <vt:lpwstr>Acrobat PDFMaker 22 for Word</vt:lpwstr>
  </property>
  <property fmtid="{D5CDD505-2E9C-101B-9397-08002B2CF9AE}" pid="4" name="LastSaved">
    <vt:filetime>2022-11-16T00:00:00Z</vt:filetime>
  </property>
  <property fmtid="{D5CDD505-2E9C-101B-9397-08002B2CF9AE}" pid="5" name="Producer">
    <vt:lpwstr>Adobe PDF Library 22.3.39</vt:lpwstr>
  </property>
  <property fmtid="{D5CDD505-2E9C-101B-9397-08002B2CF9AE}" pid="6" name="SourceModified">
    <vt:lpwstr/>
  </property>
</Properties>
</file>